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1E82F" w14:textId="218D7455" w:rsidR="00BB43C2" w:rsidRDefault="002A384B" w:rsidP="002A384B">
      <w:pPr>
        <w:pStyle w:val="Heading1"/>
        <w:jc w:val="center"/>
        <w:rPr>
          <w:rFonts w:ascii="Arial" w:hAnsi="Arial" w:cs="Arial"/>
          <w:b/>
          <w:bCs/>
          <w:color w:val="auto"/>
          <w:sz w:val="40"/>
          <w:szCs w:val="40"/>
        </w:rPr>
      </w:pPr>
      <w:r w:rsidRPr="002A384B">
        <w:rPr>
          <w:rFonts w:ascii="Arial" w:hAnsi="Arial" w:cs="Arial"/>
          <w:b/>
          <w:bCs/>
          <w:color w:val="auto"/>
          <w:sz w:val="40"/>
          <w:szCs w:val="40"/>
        </w:rPr>
        <w:t xml:space="preserve">Developing a Framework for </w:t>
      </w:r>
      <w:r w:rsidR="00BB43C2" w:rsidRPr="002A384B">
        <w:rPr>
          <w:rFonts w:ascii="Arial" w:hAnsi="Arial" w:cs="Arial"/>
          <w:b/>
          <w:bCs/>
          <w:color w:val="auto"/>
          <w:sz w:val="40"/>
          <w:szCs w:val="40"/>
        </w:rPr>
        <w:t xml:space="preserve">Integrated Project </w:t>
      </w:r>
      <w:r w:rsidR="0037172A">
        <w:rPr>
          <w:rFonts w:ascii="Arial" w:hAnsi="Arial" w:cs="Arial"/>
          <w:b/>
          <w:bCs/>
          <w:color w:val="auto"/>
          <w:sz w:val="40"/>
          <w:szCs w:val="40"/>
        </w:rPr>
        <w:t xml:space="preserve">&amp; </w:t>
      </w:r>
      <w:r w:rsidR="00BB43C2" w:rsidRPr="002A384B">
        <w:rPr>
          <w:rFonts w:ascii="Arial" w:hAnsi="Arial" w:cs="Arial"/>
          <w:b/>
          <w:bCs/>
          <w:color w:val="auto"/>
          <w:sz w:val="40"/>
          <w:szCs w:val="40"/>
        </w:rPr>
        <w:t xml:space="preserve">Context-Based Learning </w:t>
      </w:r>
      <w:r w:rsidRPr="002A384B">
        <w:rPr>
          <w:rFonts w:ascii="Arial" w:hAnsi="Arial" w:cs="Arial"/>
          <w:b/>
          <w:bCs/>
          <w:color w:val="auto"/>
          <w:sz w:val="40"/>
          <w:szCs w:val="40"/>
        </w:rPr>
        <w:t>in ICT Education</w:t>
      </w:r>
    </w:p>
    <w:p w14:paraId="2D308160" w14:textId="7216E25E" w:rsidR="000D29D6" w:rsidRPr="00AE015E" w:rsidRDefault="00BE6F6C" w:rsidP="000D29D6">
      <w:pPr>
        <w:jc w:val="center"/>
        <w:rPr>
          <w:rFonts w:ascii="Arial" w:hAnsi="Arial" w:cs="Arial"/>
          <w:i/>
          <w:iCs/>
        </w:rPr>
      </w:pPr>
      <w:r>
        <w:rPr>
          <w:rFonts w:ascii="Arial" w:hAnsi="Arial" w:cs="Arial"/>
          <w:i/>
          <w:iCs/>
        </w:rPr>
        <w:t>J. Muller</w:t>
      </w:r>
      <w:r w:rsidR="007556F9">
        <w:rPr>
          <w:rFonts w:ascii="Arial" w:hAnsi="Arial" w:cs="Arial"/>
          <w:i/>
          <w:iCs/>
        </w:rPr>
        <w:t xml:space="preserve"> &amp; JJ Greeff</w:t>
      </w:r>
    </w:p>
    <w:p w14:paraId="1F199F9C" w14:textId="7C274FF9" w:rsidR="0019245B" w:rsidRDefault="00BB43C2" w:rsidP="008A6D7F">
      <w:pPr>
        <w:pStyle w:val="Heading1"/>
        <w:numPr>
          <w:ilvl w:val="0"/>
          <w:numId w:val="1"/>
        </w:numPr>
        <w:rPr>
          <w:rFonts w:ascii="Arial" w:hAnsi="Arial" w:cs="Arial"/>
          <w:b/>
          <w:bCs/>
          <w:color w:val="auto"/>
        </w:rPr>
      </w:pPr>
      <w:r w:rsidRPr="00BB43C2">
        <w:rPr>
          <w:rFonts w:ascii="Arial" w:hAnsi="Arial" w:cs="Arial"/>
          <w:b/>
          <w:bCs/>
          <w:color w:val="auto"/>
        </w:rPr>
        <w:t>Introduction</w:t>
      </w:r>
    </w:p>
    <w:p w14:paraId="234E5FEA" w14:textId="340BE49A" w:rsidR="00E3698A" w:rsidRPr="00E3698A" w:rsidRDefault="00E3698A" w:rsidP="00E3698A">
      <w:pPr>
        <w:jc w:val="both"/>
        <w:rPr>
          <w:rFonts w:ascii="Arial" w:hAnsi="Arial" w:cs="Arial"/>
        </w:rPr>
      </w:pPr>
      <w:r w:rsidRPr="00E3698A">
        <w:rPr>
          <w:rFonts w:ascii="Arial" w:hAnsi="Arial" w:cs="Arial"/>
        </w:rPr>
        <w:t>The rapid evolution of Information and Communication Technology (ICT) education has created a pressing need for innovative teaching and learning methodologies that better equip students with practical, industry-relevant skills</w:t>
      </w:r>
      <w:r w:rsidR="00571C2C">
        <w:rPr>
          <w:rFonts w:ascii="Arial" w:hAnsi="Arial" w:cs="Arial"/>
        </w:rPr>
        <w:t xml:space="preserve"> </w:t>
      </w:r>
      <w:r w:rsidR="00571C2C">
        <w:rPr>
          <w:rFonts w:ascii="Arial" w:hAnsi="Arial" w:cs="Arial"/>
        </w:rPr>
        <w:fldChar w:fldCharType="begin"/>
      </w:r>
      <w:r w:rsidR="007801F0">
        <w:rPr>
          <w:rFonts w:ascii="Arial" w:hAnsi="Arial" w:cs="Arial"/>
        </w:rPr>
        <w:instrText xml:space="preserve"> ADDIN EN.CITE &lt;EndNote&gt;&lt;Cite&gt;&lt;Author&gt;Khasawneh&lt;/Author&gt;&lt;Year&gt;2024&lt;/Year&gt;&lt;RecNum&gt;56&lt;/RecNum&gt;&lt;DisplayText&gt;(Khasawneh, 2024)&lt;/DisplayText&gt;&lt;record&gt;&lt;rec-number&gt;56&lt;/rec-number&gt;&lt;foreign-keys&gt;&lt;key app="EN" db-id="2pepsz2ps0t2smeext2x9weqdwrtfztdwsaw" timestamp="1741527162" guid="5e9e3a66-b1ec-4410-b781-d615cd64e913"&gt;56&lt;/key&gt;&lt;/foreign-keys&gt;&lt;ref-type name="Journal Article"&gt;17&lt;/ref-type&gt;&lt;contributors&gt;&lt;authors&gt;&lt;author&gt;Khasawneh, Mohamad Ahmad Saleem&lt;/author&gt;&lt;/authors&gt;&lt;/contributors&gt;&lt;titles&gt;&lt;title&gt;Closing the industry-academia gap in translation education; Exploring collaborative strategies as tools for effective curriculum alignment&lt;/title&gt;&lt;secondary-title&gt;Kurdish Studies&lt;/secondary-title&gt;&lt;/titles&gt;&lt;periodical&gt;&lt;full-title&gt;Kurdish Studies&lt;/full-title&gt;&lt;/periodical&gt;&lt;volume&gt;12&lt;/volume&gt;&lt;number&gt;1&lt;/number&gt;&lt;dates&gt;&lt;year&gt;2024&lt;/year&gt;&lt;/dates&gt;&lt;urls&gt;&lt;/urls&gt;&lt;/record&gt;&lt;/Cite&gt;&lt;/EndNote&gt;</w:instrText>
      </w:r>
      <w:r w:rsidR="00571C2C">
        <w:rPr>
          <w:rFonts w:ascii="Arial" w:hAnsi="Arial" w:cs="Arial"/>
        </w:rPr>
        <w:fldChar w:fldCharType="separate"/>
      </w:r>
      <w:r w:rsidR="00571C2C">
        <w:rPr>
          <w:rFonts w:ascii="Arial" w:hAnsi="Arial" w:cs="Arial"/>
          <w:noProof/>
        </w:rPr>
        <w:t>(Khasawneh, 2024)</w:t>
      </w:r>
      <w:r w:rsidR="00571C2C">
        <w:rPr>
          <w:rFonts w:ascii="Arial" w:hAnsi="Arial" w:cs="Arial"/>
        </w:rPr>
        <w:fldChar w:fldCharType="end"/>
      </w:r>
      <w:r w:rsidRPr="00E3698A">
        <w:rPr>
          <w:rFonts w:ascii="Arial" w:hAnsi="Arial" w:cs="Arial"/>
        </w:rPr>
        <w:t>. Traditional assessment methods often lack the integration of real-world applications, leading to a disconnect between academic theory and industry practice</w:t>
      </w:r>
      <w:r w:rsidR="00843C81">
        <w:rPr>
          <w:rFonts w:ascii="Arial" w:hAnsi="Arial" w:cs="Arial"/>
        </w:rPr>
        <w:t xml:space="preserve"> </w:t>
      </w:r>
      <w:r w:rsidR="00843C81">
        <w:rPr>
          <w:rFonts w:ascii="Arial" w:hAnsi="Arial" w:cs="Arial"/>
        </w:rPr>
        <w:fldChar w:fldCharType="begin"/>
      </w:r>
      <w:r w:rsidR="00843C81">
        <w:rPr>
          <w:rFonts w:ascii="Arial" w:hAnsi="Arial" w:cs="Arial"/>
        </w:rPr>
        <w:instrText xml:space="preserve"> ADDIN EN.CITE &lt;EndNote&gt;&lt;Cite&gt;&lt;Author&gt;Janse van Rensburg&lt;/Author&gt;&lt;Year&gt;2022&lt;/Year&gt;&lt;RecNum&gt;15&lt;/RecNum&gt;&lt;DisplayText&gt;(Janse van Rensburg, 2022)&lt;/DisplayText&gt;&lt;record&gt;&lt;rec-number&gt;15&lt;/rec-number&gt;&lt;foreign-keys&gt;&lt;key app="EN" db-id="ptefvvrwidarx6efd5tv95rqsfd022e2a59v" timestamp="1741527045"&gt;15&lt;/key&gt;&lt;/foreign-keys&gt;&lt;ref-type name="Conference Proceedings"&gt;10&lt;/ref-type&gt;&lt;contributors&gt;&lt;authors&gt;&lt;author&gt;Janse van Rensburg, JT&lt;/author&gt;&lt;/authors&gt;&lt;/contributors&gt;&lt;titles&gt;&lt;title&gt;Project-based learning guidelines for IT higher education&lt;/title&gt;&lt;secondary-title&gt;ICT Education: 50th Annual Conference of the Southern African Computer Lecturers&amp;apos; Association, SACLA 2021, Johannesburg, South Africa, July 16, 2021, Revised Selected Papers&lt;/secondary-title&gt;&lt;/titles&gt;&lt;pages&gt;67-81&lt;/pages&gt;&lt;dates&gt;&lt;year&gt;2022&lt;/year&gt;&lt;/dates&gt;&lt;publisher&gt;Springer&lt;/publisher&gt;&lt;urls&gt;&lt;/urls&gt;&lt;/record&gt;&lt;/Cite&gt;&lt;/EndNote&gt;</w:instrText>
      </w:r>
      <w:r w:rsidR="00843C81">
        <w:rPr>
          <w:rFonts w:ascii="Arial" w:hAnsi="Arial" w:cs="Arial"/>
        </w:rPr>
        <w:fldChar w:fldCharType="separate"/>
      </w:r>
      <w:r w:rsidR="00843C81">
        <w:rPr>
          <w:rFonts w:ascii="Arial" w:hAnsi="Arial" w:cs="Arial"/>
          <w:noProof/>
        </w:rPr>
        <w:t>(Janse van Rensburg, 2022)</w:t>
      </w:r>
      <w:r w:rsidR="00843C81">
        <w:rPr>
          <w:rFonts w:ascii="Arial" w:hAnsi="Arial" w:cs="Arial"/>
        </w:rPr>
        <w:fldChar w:fldCharType="end"/>
      </w:r>
      <w:r w:rsidRPr="00E3698A">
        <w:rPr>
          <w:rFonts w:ascii="Arial" w:hAnsi="Arial" w:cs="Arial"/>
        </w:rPr>
        <w:t>. The challenge lies in designing a framework that not only enhances student engagement but also promotes competency-based learning through project-driven and context-aware education</w:t>
      </w:r>
      <w:r w:rsidR="00880E52">
        <w:rPr>
          <w:rFonts w:ascii="Arial" w:hAnsi="Arial" w:cs="Arial"/>
        </w:rPr>
        <w:t xml:space="preserve">, as expressed by </w:t>
      </w:r>
      <w:r w:rsidR="00880E52">
        <w:rPr>
          <w:rFonts w:ascii="Arial" w:hAnsi="Arial" w:cs="Arial"/>
        </w:rPr>
        <w:fldChar w:fldCharType="begin"/>
      </w:r>
      <w:r w:rsidR="007801F0">
        <w:rPr>
          <w:rFonts w:ascii="Arial" w:hAnsi="Arial" w:cs="Arial"/>
        </w:rPr>
        <w:instrText xml:space="preserve"> ADDIN EN.CITE &lt;EndNote&gt;&lt;Cite AuthorYear="1"&gt;&lt;Author&gt;Pratisto&lt;/Author&gt;&lt;Year&gt;2025&lt;/Year&gt;&lt;RecNum&gt;58&lt;/RecNum&gt;&lt;DisplayText&gt;Pratisto and Danoetirta (2025)&lt;/DisplayText&gt;&lt;record&gt;&lt;rec-number&gt;58&lt;/rec-number&gt;&lt;foreign-keys&gt;&lt;key app="EN" db-id="2pepsz2ps0t2smeext2x9weqdwrtfztdwsaw" timestamp="1741527228" guid="310f277b-131f-4c44-9d85-613f6ace0b39"&gt;58&lt;/key&gt;&lt;/foreign-keys&gt;&lt;ref-type name="Journal Article"&gt;17&lt;/ref-type&gt;&lt;contributors&gt;&lt;authors&gt;&lt;author&gt;Pratisto, Eko Harry&lt;/author&gt;&lt;author&gt;Danoetirta, Daffa Raszya&lt;/author&gt;&lt;/authors&gt;&lt;/contributors&gt;&lt;titles&gt;&lt;title&gt;Design and User Analysis of a Learning Management System: Student Competency-Based Learning&lt;/title&gt;&lt;secondary-title&gt;IOTA Journal&lt;/secondary-title&gt;&lt;/titles&gt;&lt;periodical&gt;&lt;full-title&gt;IOTA Journal&lt;/full-title&gt;&lt;/periodical&gt;&lt;pages&gt;136-147&lt;/pages&gt;&lt;volume&gt;5&lt;/volume&gt;&lt;number&gt;1&lt;/number&gt;&lt;dates&gt;&lt;year&gt;2025&lt;/year&gt;&lt;/dates&gt;&lt;isbn&gt;2774-4353&lt;/isbn&gt;&lt;urls&gt;&lt;/urls&gt;&lt;/record&gt;&lt;/Cite&gt;&lt;/EndNote&gt;</w:instrText>
      </w:r>
      <w:r w:rsidR="00880E52">
        <w:rPr>
          <w:rFonts w:ascii="Arial" w:hAnsi="Arial" w:cs="Arial"/>
        </w:rPr>
        <w:fldChar w:fldCharType="separate"/>
      </w:r>
      <w:r w:rsidR="00880E52">
        <w:rPr>
          <w:rFonts w:ascii="Arial" w:hAnsi="Arial" w:cs="Arial"/>
          <w:noProof/>
        </w:rPr>
        <w:t>Pratisto and Danoetirta (2025)</w:t>
      </w:r>
      <w:r w:rsidR="00880E52">
        <w:rPr>
          <w:rFonts w:ascii="Arial" w:hAnsi="Arial" w:cs="Arial"/>
        </w:rPr>
        <w:fldChar w:fldCharType="end"/>
      </w:r>
      <w:r w:rsidR="00AF661E">
        <w:rPr>
          <w:rFonts w:ascii="Arial" w:hAnsi="Arial" w:cs="Arial"/>
        </w:rPr>
        <w:t xml:space="preserve"> and </w:t>
      </w:r>
      <w:r w:rsidR="00AF661E">
        <w:rPr>
          <w:rFonts w:ascii="Arial" w:hAnsi="Arial" w:cs="Arial"/>
        </w:rPr>
        <w:fldChar w:fldCharType="begin"/>
      </w:r>
      <w:r w:rsidR="007801F0">
        <w:rPr>
          <w:rFonts w:ascii="Arial" w:hAnsi="Arial" w:cs="Arial"/>
        </w:rPr>
        <w:instrText xml:space="preserve"> ADDIN EN.CITE &lt;EndNote&gt;&lt;Cite AuthorYear="1"&gt;&lt;Author&gt;Molina-García&lt;/Author&gt;&lt;Year&gt;2024&lt;/Year&gt;&lt;RecNum&gt;57&lt;/RecNum&gt;&lt;DisplayText&gt;Molina-García et al. (2024)&lt;/DisplayText&gt;&lt;record&gt;&lt;rec-number&gt;57&lt;/rec-number&gt;&lt;foreign-keys&gt;&lt;key app="EN" db-id="2pepsz2ps0t2smeext2x9weqdwrtfztdwsaw" timestamp="1741527207" guid="c7c37e0b-f9fd-4368-bcee-1033218925df"&gt;57&lt;/key&gt;&lt;/foreign-keys&gt;&lt;ref-type name="Journal Article"&gt;17&lt;/ref-type&gt;&lt;contributors&gt;&lt;authors&gt;&lt;author&gt;Molina-García, Nuria&lt;/author&gt;&lt;author&gt;González-Serrano, Maria Huertas&lt;/author&gt;&lt;author&gt;Ordiñana-Bellver, Daniel&lt;/author&gt;&lt;author&gt;Baena-Morales, Salvador&lt;/author&gt;&lt;/authors&gt;&lt;/contributors&gt;&lt;titles&gt;&lt;title&gt;Redefining education in sports sciences: A theoretical study for integrating competency-based learning for sustainable employment in Spain&lt;/title&gt;&lt;secondary-title&gt;Social Sciences&lt;/secondary-title&gt;&lt;/titles&gt;&lt;periodical&gt;&lt;full-title&gt;Social Sciences&lt;/full-title&gt;&lt;/periodical&gt;&lt;pages&gt;242&lt;/pages&gt;&lt;volume&gt;13&lt;/volume&gt;&lt;number&gt;5&lt;/number&gt;&lt;dates&gt;&lt;year&gt;2024&lt;/year&gt;&lt;/dates&gt;&lt;isbn&gt;2076-0760&lt;/isbn&gt;&lt;urls&gt;&lt;/urls&gt;&lt;/record&gt;&lt;/Cite&gt;&lt;/EndNote&gt;</w:instrText>
      </w:r>
      <w:r w:rsidR="00AF661E">
        <w:rPr>
          <w:rFonts w:ascii="Arial" w:hAnsi="Arial" w:cs="Arial"/>
        </w:rPr>
        <w:fldChar w:fldCharType="separate"/>
      </w:r>
      <w:r w:rsidR="00AF661E">
        <w:rPr>
          <w:rFonts w:ascii="Arial" w:hAnsi="Arial" w:cs="Arial"/>
          <w:noProof/>
        </w:rPr>
        <w:t>Molina-García et al. (2024)</w:t>
      </w:r>
      <w:r w:rsidR="00AF661E">
        <w:rPr>
          <w:rFonts w:ascii="Arial" w:hAnsi="Arial" w:cs="Arial"/>
        </w:rPr>
        <w:fldChar w:fldCharType="end"/>
      </w:r>
      <w:r w:rsidRPr="00E3698A">
        <w:rPr>
          <w:rFonts w:ascii="Arial" w:hAnsi="Arial" w:cs="Arial"/>
        </w:rPr>
        <w:t>.</w:t>
      </w:r>
    </w:p>
    <w:p w14:paraId="10C24949" w14:textId="15C62D6D" w:rsidR="00E3698A" w:rsidRDefault="00E3698A" w:rsidP="00E3698A">
      <w:pPr>
        <w:jc w:val="both"/>
        <w:rPr>
          <w:ins w:id="0" w:author="Jacqui Muller" w:date="2025-05-30T19:00:00Z" w16du:dateUtc="2025-05-30T17:00:00Z"/>
          <w:rFonts w:ascii="Arial" w:hAnsi="Arial" w:cs="Arial"/>
        </w:rPr>
      </w:pPr>
      <w:r w:rsidRPr="00E3698A">
        <w:rPr>
          <w:rFonts w:ascii="Arial" w:hAnsi="Arial" w:cs="Arial"/>
        </w:rPr>
        <w:t xml:space="preserve">This study addresses this challenge by proposing an </w:t>
      </w:r>
      <w:r w:rsidRPr="00E3698A">
        <w:rPr>
          <w:rFonts w:ascii="Arial" w:hAnsi="Arial" w:cs="Arial"/>
          <w:b/>
          <w:bCs/>
        </w:rPr>
        <w:t>Integrated Project &amp; Context-Based Learning (IPCB</w:t>
      </w:r>
      <w:ins w:id="1" w:author="Jacqui Muller" w:date="2025-05-30T14:00:00Z" w16du:dateUtc="2025-05-30T12:00:00Z">
        <w:r w:rsidR="0048372F">
          <w:rPr>
            <w:rFonts w:ascii="Arial" w:hAnsi="Arial" w:cs="Arial"/>
            <w:b/>
            <w:bCs/>
          </w:rPr>
          <w:t>L</w:t>
        </w:r>
      </w:ins>
      <w:r w:rsidRPr="00E3698A">
        <w:rPr>
          <w:rFonts w:ascii="Arial" w:hAnsi="Arial" w:cs="Arial"/>
          <w:b/>
          <w:bCs/>
        </w:rPr>
        <w:t>) framework</w:t>
      </w:r>
      <w:r w:rsidRPr="00E3698A">
        <w:rPr>
          <w:rFonts w:ascii="Arial" w:hAnsi="Arial" w:cs="Arial"/>
        </w:rPr>
        <w:t xml:space="preserve">, which merges project-based learning, context-based learning, and integrated learning methodologies into a cohesive approach. The primary research objective is to develop and evaluate a framework that fosters deep learning, problem-solving, and skill acquisition within an ICT education context. </w:t>
      </w:r>
      <w:r>
        <w:rPr>
          <w:rFonts w:ascii="Arial" w:hAnsi="Arial" w:cs="Arial"/>
        </w:rPr>
        <w:t>T</w:t>
      </w:r>
      <w:r w:rsidRPr="00E3698A">
        <w:rPr>
          <w:rFonts w:ascii="Arial" w:hAnsi="Arial" w:cs="Arial"/>
        </w:rPr>
        <w:t xml:space="preserve">he study aims to </w:t>
      </w:r>
      <w:r w:rsidR="00CC2DF9">
        <w:rPr>
          <w:rFonts w:ascii="Arial" w:hAnsi="Arial" w:cs="Arial"/>
        </w:rPr>
        <w:t xml:space="preserve">propose </w:t>
      </w:r>
      <w:r>
        <w:rPr>
          <w:rFonts w:ascii="Arial" w:hAnsi="Arial" w:cs="Arial"/>
        </w:rPr>
        <w:t>a framework that</w:t>
      </w:r>
      <w:r w:rsidR="00CC2DF9">
        <w:rPr>
          <w:rFonts w:ascii="Arial" w:hAnsi="Arial" w:cs="Arial"/>
        </w:rPr>
        <w:t xml:space="preserve"> can be used to bridge the gap between the </w:t>
      </w:r>
      <w:r w:rsidR="00D5538C">
        <w:rPr>
          <w:rFonts w:ascii="Arial" w:hAnsi="Arial" w:cs="Arial"/>
        </w:rPr>
        <w:t>under</w:t>
      </w:r>
      <w:r w:rsidR="00CC2DF9">
        <w:rPr>
          <w:rFonts w:ascii="Arial" w:hAnsi="Arial" w:cs="Arial"/>
        </w:rPr>
        <w:t xml:space="preserve">graduate </w:t>
      </w:r>
      <w:r w:rsidR="00D5538C">
        <w:rPr>
          <w:rFonts w:ascii="Arial" w:hAnsi="Arial" w:cs="Arial"/>
        </w:rPr>
        <w:t xml:space="preserve">Information Technology (IT) </w:t>
      </w:r>
      <w:r w:rsidR="00CC2DF9">
        <w:rPr>
          <w:rFonts w:ascii="Arial" w:hAnsi="Arial" w:cs="Arial"/>
        </w:rPr>
        <w:t xml:space="preserve">studies and the </w:t>
      </w:r>
      <w:r w:rsidR="00D5538C">
        <w:rPr>
          <w:rFonts w:ascii="Arial" w:hAnsi="Arial" w:cs="Arial"/>
        </w:rPr>
        <w:t xml:space="preserve">IT </w:t>
      </w:r>
      <w:r w:rsidR="00CC2DF9">
        <w:rPr>
          <w:rFonts w:ascii="Arial" w:hAnsi="Arial" w:cs="Arial"/>
        </w:rPr>
        <w:t>industry</w:t>
      </w:r>
      <w:r w:rsidRPr="00E3698A">
        <w:rPr>
          <w:rFonts w:ascii="Arial" w:hAnsi="Arial" w:cs="Arial"/>
        </w:rPr>
        <w:t>.</w:t>
      </w:r>
    </w:p>
    <w:p w14:paraId="51BF4804" w14:textId="04F50D6F" w:rsidR="005B639E" w:rsidRPr="00E3698A" w:rsidRDefault="005B639E" w:rsidP="00E3698A">
      <w:pPr>
        <w:jc w:val="both"/>
        <w:rPr>
          <w:rFonts w:ascii="Arial" w:hAnsi="Arial" w:cs="Arial"/>
        </w:rPr>
      </w:pPr>
      <w:ins w:id="2" w:author="Jacqui Muller" w:date="2025-05-30T19:00:00Z">
        <w:r w:rsidRPr="005B639E">
          <w:rPr>
            <w:rFonts w:ascii="Arial" w:hAnsi="Arial" w:cs="Arial"/>
          </w:rPr>
          <w:t>The decision to adopt project-based, context-based, and integrated learning approaches in this initial framework was intentional, serving as a foundational step in exploring pedagogies that bridge academic theory and industry application. These three were selected due to their proven alignment with real-world ICT practices and their complementary strengths in promoting critical thinking, practical skill development, and interdisciplinary learning. However, this selection is not exhaustive; it provides a starting point for iterative research. Future iterations of the study will explore additional approaches</w:t>
        </w:r>
      </w:ins>
      <w:ins w:id="3" w:author="Jacqui Muller" w:date="2025-05-30T19:00:00Z" w16du:dateUtc="2025-05-30T17:00:00Z">
        <w:r>
          <w:rPr>
            <w:rFonts w:ascii="Arial" w:hAnsi="Arial" w:cs="Arial"/>
          </w:rPr>
          <w:t xml:space="preserve"> - </w:t>
        </w:r>
      </w:ins>
      <w:ins w:id="4" w:author="Jacqui Muller" w:date="2025-05-30T19:00:00Z">
        <w:r w:rsidRPr="005B639E">
          <w:rPr>
            <w:rFonts w:ascii="Arial" w:hAnsi="Arial" w:cs="Arial"/>
          </w:rPr>
          <w:t xml:space="preserve">such as </w:t>
        </w:r>
      </w:ins>
      <w:ins w:id="5" w:author="Jacqui Muller" w:date="2025-05-30T19:00:00Z" w16du:dateUtc="2025-05-30T17:00:00Z">
        <w:r>
          <w:rPr>
            <w:rFonts w:ascii="Arial" w:hAnsi="Arial" w:cs="Arial"/>
          </w:rPr>
          <w:t>game</w:t>
        </w:r>
      </w:ins>
      <w:ins w:id="6" w:author="Jacqui Muller" w:date="2025-05-30T19:00:00Z">
        <w:r w:rsidRPr="005B639E">
          <w:rPr>
            <w:rFonts w:ascii="Arial" w:hAnsi="Arial" w:cs="Arial"/>
          </w:rPr>
          <w:t xml:space="preserve">-based learning </w:t>
        </w:r>
      </w:ins>
      <w:ins w:id="7" w:author="Jacqui Muller" w:date="2025-05-30T19:00:00Z" w16du:dateUtc="2025-05-30T17:00:00Z">
        <w:r>
          <w:rPr>
            <w:rFonts w:ascii="Arial" w:hAnsi="Arial" w:cs="Arial"/>
          </w:rPr>
          <w:t xml:space="preserve">- </w:t>
        </w:r>
      </w:ins>
      <w:ins w:id="8" w:author="Jacqui Muller" w:date="2025-05-30T19:00:00Z">
        <w:r w:rsidRPr="005B639E">
          <w:rPr>
            <w:rFonts w:ascii="Arial" w:hAnsi="Arial" w:cs="Arial"/>
          </w:rPr>
          <w:t>to further enhance and adapt the framework for diverse learning contexts and technological advancements.</w:t>
        </w:r>
      </w:ins>
    </w:p>
    <w:p w14:paraId="06810428" w14:textId="77777777" w:rsidR="002A384B" w:rsidRPr="00E3698A" w:rsidRDefault="002A384B" w:rsidP="002A384B"/>
    <w:p w14:paraId="4628EF4A" w14:textId="4A935C6D" w:rsidR="00BB43C2" w:rsidRDefault="00BB43C2" w:rsidP="008A6D7F">
      <w:pPr>
        <w:pStyle w:val="Heading1"/>
        <w:numPr>
          <w:ilvl w:val="0"/>
          <w:numId w:val="1"/>
        </w:numPr>
        <w:rPr>
          <w:rFonts w:ascii="Arial" w:hAnsi="Arial" w:cs="Arial"/>
          <w:b/>
          <w:bCs/>
          <w:color w:val="auto"/>
        </w:rPr>
      </w:pPr>
      <w:r w:rsidRPr="00BB43C2">
        <w:rPr>
          <w:rFonts w:ascii="Arial" w:hAnsi="Arial" w:cs="Arial"/>
          <w:b/>
          <w:bCs/>
          <w:color w:val="auto"/>
        </w:rPr>
        <w:t>Research Method</w:t>
      </w:r>
    </w:p>
    <w:p w14:paraId="0D221CEB" w14:textId="23F41F13" w:rsidR="008170F0" w:rsidRPr="008170F0" w:rsidRDefault="008170F0" w:rsidP="008170F0">
      <w:pPr>
        <w:jc w:val="both"/>
        <w:rPr>
          <w:rFonts w:ascii="Arial" w:hAnsi="Arial" w:cs="Arial"/>
        </w:rPr>
      </w:pPr>
      <w:r w:rsidRPr="008170F0">
        <w:rPr>
          <w:rFonts w:ascii="Arial" w:hAnsi="Arial" w:cs="Arial"/>
        </w:rPr>
        <w:t xml:space="preserve">Design Science Research (DSR) </w:t>
      </w:r>
      <w:r w:rsidR="000B35DD">
        <w:rPr>
          <w:rFonts w:ascii="Arial" w:hAnsi="Arial" w:cs="Arial"/>
        </w:rPr>
        <w:t>can be used as</w:t>
      </w:r>
      <w:r w:rsidRPr="008170F0">
        <w:rPr>
          <w:rFonts w:ascii="Arial" w:hAnsi="Arial" w:cs="Arial"/>
        </w:rPr>
        <w:t xml:space="preserve"> a research methodology that </w:t>
      </w:r>
      <w:r w:rsidR="000B35DD">
        <w:rPr>
          <w:rFonts w:ascii="Arial" w:hAnsi="Arial" w:cs="Arial"/>
        </w:rPr>
        <w:t xml:space="preserve">promotes </w:t>
      </w:r>
      <w:r w:rsidRPr="008170F0">
        <w:rPr>
          <w:rFonts w:ascii="Arial" w:hAnsi="Arial" w:cs="Arial"/>
        </w:rPr>
        <w:t xml:space="preserve">the creation of innovative and practical solutions to real-world problems. According to </w:t>
      </w:r>
      <w:r w:rsidR="00756413">
        <w:rPr>
          <w:rFonts w:ascii="Arial" w:hAnsi="Arial" w:cs="Arial"/>
        </w:rPr>
        <w:fldChar w:fldCharType="begin"/>
      </w:r>
      <w:r w:rsidR="00756413">
        <w:rPr>
          <w:rFonts w:ascii="Arial" w:hAnsi="Arial" w:cs="Arial"/>
        </w:rPr>
        <w:instrText xml:space="preserve"> ADDIN EN.CITE &lt;EndNote&gt;&lt;Cite AuthorYear="1"&gt;&lt;Author&gt;Gregor&lt;/Author&gt;&lt;Year&gt;2013&lt;/Year&gt;&lt;RecNum&gt;253&lt;/RecNum&gt;&lt;DisplayText&gt;Gregor and Hevner (2013)&lt;/DisplayText&gt;&lt;record&gt;&lt;rec-number&gt;253&lt;/rec-number&gt;&lt;foreign-keys&gt;&lt;key app="EN" db-id="tvwvapaxg9ex05eazxovx9txprdff9z5ft0a" timestamp="1676870361"&gt;253&lt;/key&gt;&lt;/foreign-keys&gt;&lt;ref-type name="Journal Article"&gt;17&lt;/ref-type&gt;&lt;contributors&gt;&lt;authors&gt;&lt;author&gt;Gregor, Shirley&lt;/author&gt;&lt;author&gt;Hevner, Alan R&lt;/author&gt;&lt;/authors&gt;&lt;/contributors&gt;&lt;titles&gt;&lt;title&gt;Positioning and presenting design science research for maximum impact&lt;/title&gt;&lt;secondary-title&gt;MIS quarterly&lt;/secondary-title&gt;&lt;/titles&gt;&lt;periodical&gt;&lt;full-title&gt;MIS quarterly&lt;/full-title&gt;&lt;/periodical&gt;&lt;pages&gt;337-355&lt;/pages&gt;&lt;dates&gt;&lt;year&gt;2013&lt;/year&gt;&lt;/dates&gt;&lt;isbn&gt;0276-7783&lt;/isbn&gt;&lt;urls&gt;&lt;/urls&gt;&lt;/record&gt;&lt;/Cite&gt;&lt;/EndNote&gt;</w:instrText>
      </w:r>
      <w:r w:rsidR="00756413">
        <w:rPr>
          <w:rFonts w:ascii="Arial" w:hAnsi="Arial" w:cs="Arial"/>
        </w:rPr>
        <w:fldChar w:fldCharType="separate"/>
      </w:r>
      <w:r w:rsidR="00756413">
        <w:rPr>
          <w:rFonts w:ascii="Arial" w:hAnsi="Arial" w:cs="Arial"/>
          <w:noProof/>
        </w:rPr>
        <w:t>Gregor and Hevner (2013)</w:t>
      </w:r>
      <w:r w:rsidR="00756413">
        <w:rPr>
          <w:rFonts w:ascii="Arial" w:hAnsi="Arial" w:cs="Arial"/>
        </w:rPr>
        <w:fldChar w:fldCharType="end"/>
      </w:r>
      <w:r w:rsidRPr="008170F0">
        <w:rPr>
          <w:rFonts w:ascii="Arial" w:hAnsi="Arial" w:cs="Arial"/>
        </w:rPr>
        <w:t>, DSR involves the systematic development and evaluation of art</w:t>
      </w:r>
      <w:r w:rsidR="00650958">
        <w:rPr>
          <w:rFonts w:ascii="Arial" w:hAnsi="Arial" w:cs="Arial"/>
        </w:rPr>
        <w:t>ef</w:t>
      </w:r>
      <w:r w:rsidRPr="008170F0">
        <w:rPr>
          <w:rFonts w:ascii="Arial" w:hAnsi="Arial" w:cs="Arial"/>
        </w:rPr>
        <w:t>acts</w:t>
      </w:r>
      <w:r w:rsidR="00650958">
        <w:rPr>
          <w:rFonts w:ascii="Arial" w:hAnsi="Arial" w:cs="Arial"/>
        </w:rPr>
        <w:t xml:space="preserve"> (including frameworks, systems, theories or applications)</w:t>
      </w:r>
      <w:r w:rsidRPr="008170F0">
        <w:rPr>
          <w:rFonts w:ascii="Arial" w:hAnsi="Arial" w:cs="Arial"/>
        </w:rPr>
        <w:t xml:space="preserve"> that are designed to address specific problems. </w:t>
      </w:r>
      <w:r w:rsidR="00454B42">
        <w:rPr>
          <w:rFonts w:ascii="Arial" w:hAnsi="Arial" w:cs="Arial"/>
        </w:rPr>
        <w:fldChar w:fldCharType="begin"/>
      </w:r>
      <w:r w:rsidR="00843C81">
        <w:rPr>
          <w:rFonts w:ascii="Arial" w:hAnsi="Arial" w:cs="Arial"/>
        </w:rPr>
        <w:instrText xml:space="preserve"> ADDIN EN.CITE &lt;EndNote&gt;&lt;Cite AuthorYear="1"&gt;&lt;Author&gt;Gregor&lt;/Author&gt;&lt;Year&gt;2020&lt;/Year&gt;&lt;RecNum&gt;256&lt;/RecNum&gt;&lt;DisplayText&gt;Gregor et al. (2020)&lt;/DisplayText&gt;&lt;record&gt;&lt;rec-number&gt;256&lt;/rec-number&gt;&lt;foreign-keys&gt;&lt;key app="EN" db-id="tvwvapaxg9ex05eazxovx9txprdff9z5ft0a" timestamp="1676870661"&gt;256&lt;/key&gt;&lt;/foreign-keys&gt;&lt;ref-type name="Conference Proceedings"&gt;10&lt;/ref-type&gt;&lt;contributors&gt;&lt;authors&gt;&lt;author&gt;Gregor, Shirley&lt;/author&gt;&lt;author&gt;Chandra Kruse, Leona&lt;/author&gt;&lt;author&gt;Seidel, Stefan&lt;/author&gt;&lt;/authors&gt;&lt;/contributors&gt;&lt;titles&gt;&lt;title&gt;Research perspectives: the anatomy of a design principle&lt;/title&gt;&lt;/titles&gt;&lt;dates&gt;&lt;year&gt;2020&lt;/year&gt;&lt;/dates&gt;&lt;publisher&gt;Association for Information Systems&lt;/publisher&gt;&lt;isbn&gt;1536-9323&lt;/isbn&gt;&lt;urls&gt;&lt;/urls&gt;&lt;/record&gt;&lt;/Cite&gt;&lt;/EndNote&gt;</w:instrText>
      </w:r>
      <w:r w:rsidR="00454B42">
        <w:rPr>
          <w:rFonts w:ascii="Arial" w:hAnsi="Arial" w:cs="Arial"/>
        </w:rPr>
        <w:fldChar w:fldCharType="separate"/>
      </w:r>
      <w:r w:rsidR="00843C81">
        <w:rPr>
          <w:rFonts w:ascii="Arial" w:hAnsi="Arial" w:cs="Arial"/>
          <w:noProof/>
        </w:rPr>
        <w:t>Gregor et al. (2020)</w:t>
      </w:r>
      <w:r w:rsidR="00454B42">
        <w:rPr>
          <w:rFonts w:ascii="Arial" w:hAnsi="Arial" w:cs="Arial"/>
        </w:rPr>
        <w:fldChar w:fldCharType="end"/>
      </w:r>
      <w:r w:rsidR="00454B42">
        <w:rPr>
          <w:rFonts w:ascii="Arial" w:hAnsi="Arial" w:cs="Arial"/>
        </w:rPr>
        <w:t xml:space="preserve"> </w:t>
      </w:r>
      <w:r w:rsidRPr="008170F0">
        <w:rPr>
          <w:rFonts w:ascii="Arial" w:hAnsi="Arial" w:cs="Arial"/>
        </w:rPr>
        <w:t>suggest that DSR enables design, implement</w:t>
      </w:r>
      <w:r w:rsidR="005B4F01">
        <w:rPr>
          <w:rFonts w:ascii="Arial" w:hAnsi="Arial" w:cs="Arial"/>
        </w:rPr>
        <w:t>ation</w:t>
      </w:r>
      <w:r w:rsidRPr="008170F0">
        <w:rPr>
          <w:rFonts w:ascii="Arial" w:hAnsi="Arial" w:cs="Arial"/>
        </w:rPr>
        <w:t>, and evalua</w:t>
      </w:r>
      <w:r w:rsidR="005B4F01">
        <w:rPr>
          <w:rFonts w:ascii="Arial" w:hAnsi="Arial" w:cs="Arial"/>
        </w:rPr>
        <w:t>tion of</w:t>
      </w:r>
      <w:r w:rsidRPr="008170F0">
        <w:rPr>
          <w:rFonts w:ascii="Arial" w:hAnsi="Arial" w:cs="Arial"/>
        </w:rPr>
        <w:t xml:space="preserve"> new information systems and technologies. </w:t>
      </w:r>
      <w:r w:rsidR="002100AC" w:rsidRPr="002A395B">
        <w:rPr>
          <w:rFonts w:ascii="Arial" w:hAnsi="Arial" w:cs="Arial"/>
          <w:i/>
          <w:iCs/>
        </w:rPr>
        <w:fldChar w:fldCharType="begin"/>
      </w:r>
      <w:r w:rsidR="002100AC" w:rsidRPr="002A395B">
        <w:rPr>
          <w:rFonts w:ascii="Arial" w:hAnsi="Arial" w:cs="Arial"/>
          <w:i/>
          <w:iCs/>
        </w:rPr>
        <w:instrText xml:space="preserve"> ADDIN EN.CITE &lt;EndNote&gt;&lt;Cite AuthorYear="1"&gt;&lt;Author&gt;Vaishnavi&lt;/Author&gt;&lt;Year&gt;2007&lt;/Year&gt;&lt;RecNum&gt;254&lt;/RecNum&gt;&lt;DisplayText&gt;Vaishnavi (2007)&lt;/DisplayText&gt;&lt;record&gt;&lt;rec-number&gt;254&lt;/rec-number&gt;&lt;foreign-keys&gt;&lt;key app="EN" db-id="tvwvapaxg9ex05eazxovx9txprdff9z5ft0a" timestamp="1676870430"&gt;254&lt;/key&gt;&lt;/foreign-keys&gt;&lt;ref-type name="Book"&gt;6&lt;/ref-type&gt;&lt;contributors&gt;&lt;authors&gt;&lt;author&gt;Vaishnavi, Vijay K&lt;/author&gt;&lt;/authors&gt;&lt;/contributors&gt;&lt;titles&gt;&lt;title&gt;Design science research methods and patterns: innovating information and communication technology&lt;/title&gt;&lt;/titles&gt;&lt;dates&gt;&lt;year&gt;2007&lt;/year&gt;&lt;/dates&gt;&lt;publisher&gt;Auerbach Publications&lt;/publisher&gt;&lt;isbn&gt;0429119380&lt;/isbn&gt;&lt;urls&gt;&lt;/urls&gt;&lt;/record&gt;&lt;/Cite&gt;&lt;/EndNote&gt;</w:instrText>
      </w:r>
      <w:r w:rsidR="002100AC" w:rsidRPr="002A395B">
        <w:rPr>
          <w:rFonts w:ascii="Arial" w:hAnsi="Arial" w:cs="Arial"/>
          <w:i/>
          <w:iCs/>
        </w:rPr>
        <w:fldChar w:fldCharType="separate"/>
      </w:r>
      <w:r w:rsidR="002100AC" w:rsidRPr="002A395B">
        <w:rPr>
          <w:rFonts w:ascii="Arial" w:hAnsi="Arial" w:cs="Arial"/>
          <w:i/>
          <w:iCs/>
          <w:noProof/>
        </w:rPr>
        <w:t>Vaishnavi (2007)</w:t>
      </w:r>
      <w:r w:rsidR="002100AC" w:rsidRPr="002A395B">
        <w:rPr>
          <w:rFonts w:ascii="Arial" w:hAnsi="Arial" w:cs="Arial"/>
          <w:i/>
          <w:iCs/>
        </w:rPr>
        <w:fldChar w:fldCharType="end"/>
      </w:r>
      <w:r w:rsidR="002100AC" w:rsidRPr="002A395B">
        <w:rPr>
          <w:rFonts w:ascii="Arial" w:hAnsi="Arial" w:cs="Arial"/>
          <w:i/>
          <w:iCs/>
        </w:rPr>
        <w:t xml:space="preserve"> </w:t>
      </w:r>
      <w:r w:rsidRPr="002A395B">
        <w:rPr>
          <w:rFonts w:ascii="Arial" w:hAnsi="Arial" w:cs="Arial"/>
          <w:i/>
          <w:iCs/>
        </w:rPr>
        <w:t>note</w:t>
      </w:r>
      <w:r w:rsidR="002100AC" w:rsidRPr="002A395B">
        <w:rPr>
          <w:rFonts w:ascii="Arial" w:hAnsi="Arial" w:cs="Arial"/>
          <w:i/>
          <w:iCs/>
        </w:rPr>
        <w:t>s</w:t>
      </w:r>
      <w:r w:rsidRPr="002A395B">
        <w:rPr>
          <w:rFonts w:ascii="Arial" w:hAnsi="Arial" w:cs="Arial"/>
          <w:i/>
          <w:iCs/>
        </w:rPr>
        <w:t xml:space="preserve"> that DSR is an iterative process that involves the application of design principles and techniques to create new knowledge and solutions.</w:t>
      </w:r>
      <w:r w:rsidRPr="008170F0">
        <w:rPr>
          <w:rFonts w:ascii="Arial" w:hAnsi="Arial" w:cs="Arial"/>
        </w:rPr>
        <w:t xml:space="preserve"> </w:t>
      </w:r>
    </w:p>
    <w:p w14:paraId="79316938" w14:textId="2C5AF726" w:rsidR="00E6556F" w:rsidRDefault="00E6556F" w:rsidP="00E6556F">
      <w:pPr>
        <w:jc w:val="both"/>
        <w:rPr>
          <w:rFonts w:ascii="Arial" w:hAnsi="Arial" w:cs="Arial"/>
          <w:i/>
          <w:iCs/>
        </w:rPr>
      </w:pPr>
      <w:r w:rsidRPr="00E6556F">
        <w:rPr>
          <w:rFonts w:ascii="Arial" w:hAnsi="Arial" w:cs="Arial"/>
        </w:rPr>
        <w:t>Vaishnavi (20</w:t>
      </w:r>
      <w:r w:rsidR="00946003">
        <w:rPr>
          <w:rFonts w:ascii="Arial" w:hAnsi="Arial" w:cs="Arial"/>
        </w:rPr>
        <w:t>07</w:t>
      </w:r>
      <w:r w:rsidRPr="00E6556F">
        <w:rPr>
          <w:rFonts w:ascii="Arial" w:hAnsi="Arial" w:cs="Arial"/>
        </w:rPr>
        <w:t>) note</w:t>
      </w:r>
      <w:r w:rsidR="00AE015E">
        <w:rPr>
          <w:rFonts w:ascii="Arial" w:hAnsi="Arial" w:cs="Arial"/>
        </w:rPr>
        <w:t>s</w:t>
      </w:r>
      <w:r w:rsidRPr="00E6556F">
        <w:rPr>
          <w:rFonts w:ascii="Arial" w:hAnsi="Arial" w:cs="Arial"/>
        </w:rPr>
        <w:t xml:space="preserve"> that </w:t>
      </w:r>
      <w:r w:rsidR="00AE015E">
        <w:rPr>
          <w:rFonts w:ascii="Arial" w:hAnsi="Arial" w:cs="Arial"/>
        </w:rPr>
        <w:t xml:space="preserve">the use of </w:t>
      </w:r>
      <w:r w:rsidRPr="00E6556F">
        <w:rPr>
          <w:rFonts w:ascii="Arial" w:hAnsi="Arial" w:cs="Arial"/>
        </w:rPr>
        <w:t xml:space="preserve">iterative </w:t>
      </w:r>
      <w:r w:rsidR="00AE015E" w:rsidRPr="00E6556F">
        <w:rPr>
          <w:rFonts w:ascii="Arial" w:hAnsi="Arial" w:cs="Arial"/>
        </w:rPr>
        <w:t xml:space="preserve">DSR </w:t>
      </w:r>
      <w:r w:rsidRPr="00E6556F">
        <w:rPr>
          <w:rFonts w:ascii="Arial" w:hAnsi="Arial" w:cs="Arial"/>
        </w:rPr>
        <w:t xml:space="preserve">cycles allow researchers to refine and improve solutions through </w:t>
      </w:r>
      <w:r w:rsidR="00AE015E">
        <w:rPr>
          <w:rFonts w:ascii="Arial" w:hAnsi="Arial" w:cs="Arial"/>
        </w:rPr>
        <w:t>the</w:t>
      </w:r>
      <w:r w:rsidRPr="00E6556F">
        <w:rPr>
          <w:rFonts w:ascii="Arial" w:hAnsi="Arial" w:cs="Arial"/>
        </w:rPr>
        <w:t xml:space="preserve"> process of continu</w:t>
      </w:r>
      <w:r w:rsidR="00AE015E">
        <w:rPr>
          <w:rFonts w:ascii="Arial" w:hAnsi="Arial" w:cs="Arial"/>
        </w:rPr>
        <w:t>ous</w:t>
      </w:r>
      <w:r w:rsidRPr="00E6556F">
        <w:rPr>
          <w:rFonts w:ascii="Arial" w:hAnsi="Arial" w:cs="Arial"/>
        </w:rPr>
        <w:t xml:space="preserve"> </w:t>
      </w:r>
      <w:r w:rsidR="001902A5">
        <w:rPr>
          <w:rFonts w:ascii="Arial" w:hAnsi="Arial" w:cs="Arial"/>
        </w:rPr>
        <w:t xml:space="preserve">evaluation, </w:t>
      </w:r>
      <w:r w:rsidRPr="00E6556F">
        <w:rPr>
          <w:rFonts w:ascii="Arial" w:hAnsi="Arial" w:cs="Arial"/>
        </w:rPr>
        <w:t xml:space="preserve">testing, feedback and refinement. </w:t>
      </w:r>
      <w:r w:rsidR="005C4329">
        <w:rPr>
          <w:rFonts w:ascii="Arial" w:hAnsi="Arial" w:cs="Arial"/>
        </w:rPr>
        <w:lastRenderedPageBreak/>
        <w:fldChar w:fldCharType="begin"/>
      </w:r>
      <w:r w:rsidR="005C4329">
        <w:rPr>
          <w:rFonts w:ascii="Arial" w:hAnsi="Arial" w:cs="Arial"/>
        </w:rPr>
        <w:instrText xml:space="preserve"> ADDIN EN.CITE &lt;EndNote&gt;&lt;Cite AuthorYear="1"&gt;&lt;Author&gt;Cennamo&lt;/Author&gt;&lt;Year&gt;2019&lt;/Year&gt;&lt;RecNum&gt;257&lt;/RecNum&gt;&lt;DisplayText&gt;Cennamo and Kalk (2019)&lt;/DisplayText&gt;&lt;record&gt;&lt;rec-number&gt;257&lt;/rec-number&gt;&lt;foreign-keys&gt;&lt;key app="EN" db-id="tvwvapaxg9ex05eazxovx9txprdff9z5ft0a" timestamp="1676870803"&gt;257&lt;/key&gt;&lt;/foreign-keys&gt;&lt;ref-type name="Book"&gt;6&lt;/ref-type&gt;&lt;contributors&gt;&lt;authors&gt;&lt;author&gt;Cennamo, Katherine&lt;/author&gt;&lt;author&gt;Kalk, Debby&lt;/author&gt;&lt;/authors&gt;&lt;/contributors&gt;&lt;titles&gt;&lt;title&gt;Real world instructional design: An iterative approach to designing learning experiences&lt;/title&gt;&lt;/titles&gt;&lt;dates&gt;&lt;year&gt;2019&lt;/year&gt;&lt;/dates&gt;&lt;publisher&gt;Routledge&lt;/publisher&gt;&lt;isbn&gt;020371220X&lt;/isbn&gt;&lt;urls&gt;&lt;/urls&gt;&lt;/record&gt;&lt;/Cite&gt;&lt;/EndNote&gt;</w:instrText>
      </w:r>
      <w:r w:rsidR="005C4329">
        <w:rPr>
          <w:rFonts w:ascii="Arial" w:hAnsi="Arial" w:cs="Arial"/>
        </w:rPr>
        <w:fldChar w:fldCharType="separate"/>
      </w:r>
      <w:r w:rsidR="005C4329">
        <w:rPr>
          <w:rFonts w:ascii="Arial" w:hAnsi="Arial" w:cs="Arial"/>
          <w:noProof/>
        </w:rPr>
        <w:t>Cennamo and Kalk (2019)</w:t>
      </w:r>
      <w:r w:rsidR="005C4329">
        <w:rPr>
          <w:rFonts w:ascii="Arial" w:hAnsi="Arial" w:cs="Arial"/>
        </w:rPr>
        <w:fldChar w:fldCharType="end"/>
      </w:r>
      <w:r w:rsidR="005C4329">
        <w:rPr>
          <w:rFonts w:ascii="Arial" w:hAnsi="Arial" w:cs="Arial"/>
        </w:rPr>
        <w:t xml:space="preserve"> and </w:t>
      </w:r>
      <w:r w:rsidR="00500478">
        <w:rPr>
          <w:rFonts w:ascii="Arial" w:hAnsi="Arial" w:cs="Arial"/>
        </w:rPr>
        <w:fldChar w:fldCharType="begin"/>
      </w:r>
      <w:r w:rsidR="00843C81">
        <w:rPr>
          <w:rFonts w:ascii="Arial" w:hAnsi="Arial" w:cs="Arial"/>
        </w:rPr>
        <w:instrText xml:space="preserve"> ADDIN EN.CITE &lt;EndNote&gt;&lt;Cite AuthorYear="1"&gt;&lt;Author&gt;Zydney&lt;/Author&gt;&lt;Year&gt;2020&lt;/Year&gt;&lt;RecNum&gt;258&lt;/RecNum&gt;&lt;DisplayText&gt;Zydney et al. (2020)&lt;/DisplayText&gt;&lt;record&gt;&lt;rec-number&gt;258&lt;/rec-number&gt;&lt;foreign-keys&gt;&lt;key app="EN" db-id="tvwvapaxg9ex05eazxovx9txprdff9z5ft0a" timestamp="1676870892"&gt;258&lt;/key&gt;&lt;/foreign-keys&gt;&lt;ref-type name="Journal Article"&gt;17&lt;/ref-type&gt;&lt;contributors&gt;&lt;authors&gt;&lt;author&gt;Zydney, Janet Mannheimer&lt;/author&gt;&lt;author&gt;Warner, Zachary&lt;/author&gt;&lt;author&gt;Angelone, Lauren&lt;/author&gt;&lt;/authors&gt;&lt;/contributors&gt;&lt;titles&gt;&lt;title&gt;Learning through experience: Using design based research to redesign protocols for blended synchronous learning environments&lt;/title&gt;&lt;secondary-title&gt;Computers &amp;amp; Education&lt;/secondary-title&gt;&lt;/titles&gt;&lt;periodical&gt;&lt;full-title&gt;Computers &amp;amp; Education&lt;/full-title&gt;&lt;/periodical&gt;&lt;pages&gt;103678&lt;/pages&gt;&lt;volume&gt;143&lt;/volume&gt;&lt;dates&gt;&lt;year&gt;2020&lt;/year&gt;&lt;/dates&gt;&lt;isbn&gt;0360-1315&lt;/isbn&gt;&lt;urls&gt;&lt;/urls&gt;&lt;/record&gt;&lt;/Cite&gt;&lt;/EndNote&gt;</w:instrText>
      </w:r>
      <w:r w:rsidR="00500478">
        <w:rPr>
          <w:rFonts w:ascii="Arial" w:hAnsi="Arial" w:cs="Arial"/>
        </w:rPr>
        <w:fldChar w:fldCharType="separate"/>
      </w:r>
      <w:r w:rsidR="00843C81">
        <w:rPr>
          <w:rFonts w:ascii="Arial" w:hAnsi="Arial" w:cs="Arial"/>
          <w:noProof/>
        </w:rPr>
        <w:t>Zydney et al. (2020)</w:t>
      </w:r>
      <w:r w:rsidR="00500478">
        <w:rPr>
          <w:rFonts w:ascii="Arial" w:hAnsi="Arial" w:cs="Arial"/>
        </w:rPr>
        <w:fldChar w:fldCharType="end"/>
      </w:r>
      <w:r w:rsidR="00500478">
        <w:rPr>
          <w:rFonts w:ascii="Arial" w:hAnsi="Arial" w:cs="Arial"/>
        </w:rPr>
        <w:t xml:space="preserve"> </w:t>
      </w:r>
      <w:r w:rsidRPr="00E6556F">
        <w:rPr>
          <w:rFonts w:ascii="Arial" w:hAnsi="Arial" w:cs="Arial"/>
        </w:rPr>
        <w:t xml:space="preserve">similarly argue that </w:t>
      </w:r>
      <w:r w:rsidRPr="001902A5">
        <w:rPr>
          <w:rFonts w:ascii="Arial" w:hAnsi="Arial" w:cs="Arial"/>
          <w:i/>
          <w:iCs/>
        </w:rPr>
        <w:t>iterative cycles are an essential aspect of DSR, as they enable researchers to develop and refine their solutions based on feedback from end-users and stakeholders.</w:t>
      </w:r>
    </w:p>
    <w:p w14:paraId="0DCB73F1" w14:textId="08E82986" w:rsidR="00AC61F0" w:rsidRPr="00AC61F0" w:rsidRDefault="00AC61F0" w:rsidP="00E6556F">
      <w:pPr>
        <w:jc w:val="both"/>
        <w:rPr>
          <w:rFonts w:ascii="Arial" w:hAnsi="Arial" w:cs="Arial"/>
        </w:rPr>
      </w:pPr>
      <w:r>
        <w:rPr>
          <w:rFonts w:ascii="Arial" w:hAnsi="Arial" w:cs="Arial"/>
        </w:rPr>
        <w:t xml:space="preserve">Figure 1 illustrates how the existing knowledge contribution of other researchers will be used as the foundation for gaining awareness of the problem before </w:t>
      </w:r>
      <w:r w:rsidR="003B3CF6">
        <w:rPr>
          <w:rFonts w:ascii="Arial" w:hAnsi="Arial" w:cs="Arial"/>
        </w:rPr>
        <w:t xml:space="preserve">iteratively developing a framework (through various steps) that contribute back to the knowledge base in various ways. </w:t>
      </w:r>
    </w:p>
    <w:p w14:paraId="71427C0B" w14:textId="77777777" w:rsidR="000C142B" w:rsidRDefault="000C142B" w:rsidP="000C142B">
      <w:pPr>
        <w:keepNext/>
        <w:ind w:left="720" w:hanging="720"/>
        <w:jc w:val="center"/>
      </w:pPr>
      <w:r>
        <w:rPr>
          <w:noProof/>
        </w:rPr>
        <w:drawing>
          <wp:inline distT="0" distB="0" distL="0" distR="0" wp14:anchorId="2109B473" wp14:editId="79614E2F">
            <wp:extent cx="4918221" cy="3559092"/>
            <wp:effectExtent l="19050" t="19050" r="158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l="-1923" t="-1719" r="-1"/>
                    <a:stretch/>
                  </pic:blipFill>
                  <pic:spPr bwMode="auto">
                    <a:xfrm>
                      <a:off x="0" y="0"/>
                      <a:ext cx="4962569" cy="35911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9DA683" w14:textId="0745FEB2" w:rsidR="000C142B" w:rsidRPr="00BA6D06" w:rsidRDefault="000C142B" w:rsidP="000C142B">
      <w:pPr>
        <w:pStyle w:val="Caption"/>
        <w:jc w:val="center"/>
        <w:rPr>
          <w:rFonts w:ascii="Arial" w:hAnsi="Arial" w:cs="Arial"/>
          <w:color w:val="auto"/>
        </w:rPr>
      </w:pPr>
      <w:r w:rsidRPr="00BA6D06">
        <w:rPr>
          <w:rFonts w:ascii="Arial" w:hAnsi="Arial" w:cs="Arial"/>
          <w:color w:val="auto"/>
        </w:rPr>
        <w:t xml:space="preserve">Figure </w:t>
      </w:r>
      <w:r w:rsidRPr="00BA6D06">
        <w:rPr>
          <w:rFonts w:ascii="Arial" w:hAnsi="Arial" w:cs="Arial"/>
          <w:color w:val="auto"/>
        </w:rPr>
        <w:fldChar w:fldCharType="begin"/>
      </w:r>
      <w:r w:rsidRPr="00BA6D06">
        <w:rPr>
          <w:rFonts w:ascii="Arial" w:hAnsi="Arial" w:cs="Arial"/>
          <w:color w:val="auto"/>
        </w:rPr>
        <w:instrText xml:space="preserve"> SEQ Figure \* ARABIC </w:instrText>
      </w:r>
      <w:r w:rsidRPr="00BA6D06">
        <w:rPr>
          <w:rFonts w:ascii="Arial" w:hAnsi="Arial" w:cs="Arial"/>
          <w:color w:val="auto"/>
        </w:rPr>
        <w:fldChar w:fldCharType="separate"/>
      </w:r>
      <w:r w:rsidR="006B08EC">
        <w:rPr>
          <w:rFonts w:ascii="Arial" w:hAnsi="Arial" w:cs="Arial"/>
          <w:noProof/>
          <w:color w:val="auto"/>
        </w:rPr>
        <w:t>1</w:t>
      </w:r>
      <w:r w:rsidRPr="00BA6D06">
        <w:rPr>
          <w:rFonts w:ascii="Arial" w:hAnsi="Arial" w:cs="Arial"/>
          <w:color w:val="auto"/>
        </w:rPr>
        <w:fldChar w:fldCharType="end"/>
      </w:r>
      <w:r w:rsidRPr="00BA6D06">
        <w:rPr>
          <w:rFonts w:ascii="Arial" w:hAnsi="Arial" w:cs="Arial"/>
          <w:color w:val="auto"/>
        </w:rPr>
        <w:t>: Research Method</w:t>
      </w:r>
    </w:p>
    <w:p w14:paraId="18D02905" w14:textId="4D866B25" w:rsidR="00E6556F" w:rsidRDefault="00E6556F" w:rsidP="00E6556F">
      <w:pPr>
        <w:jc w:val="both"/>
        <w:rPr>
          <w:rFonts w:ascii="Arial" w:hAnsi="Arial" w:cs="Arial"/>
          <w:i/>
          <w:iCs/>
        </w:rPr>
      </w:pPr>
      <w:r w:rsidRPr="00E6556F">
        <w:rPr>
          <w:rFonts w:ascii="Arial" w:hAnsi="Arial" w:cs="Arial"/>
        </w:rPr>
        <w:t xml:space="preserve">By incorporating multiple </w:t>
      </w:r>
      <w:r w:rsidR="00667730">
        <w:rPr>
          <w:rFonts w:ascii="Arial" w:hAnsi="Arial" w:cs="Arial"/>
        </w:rPr>
        <w:t xml:space="preserve">evaluation and/or </w:t>
      </w:r>
      <w:r w:rsidRPr="00E6556F">
        <w:rPr>
          <w:rFonts w:ascii="Arial" w:hAnsi="Arial" w:cs="Arial"/>
        </w:rPr>
        <w:t xml:space="preserve">feedback loops and cycles of testing and refinement, DSR researchers can improve the quality </w:t>
      </w:r>
      <w:r w:rsidR="00667730">
        <w:rPr>
          <w:rFonts w:ascii="Arial" w:hAnsi="Arial" w:cs="Arial"/>
        </w:rPr>
        <w:t>as well as</w:t>
      </w:r>
      <w:r w:rsidRPr="00E6556F">
        <w:rPr>
          <w:rFonts w:ascii="Arial" w:hAnsi="Arial" w:cs="Arial"/>
        </w:rPr>
        <w:t xml:space="preserve"> effectiveness of their artifacts </w:t>
      </w:r>
      <w:r w:rsidR="00667730">
        <w:rPr>
          <w:rFonts w:ascii="Arial" w:hAnsi="Arial" w:cs="Arial"/>
        </w:rPr>
        <w:t xml:space="preserve">to </w:t>
      </w:r>
      <w:r w:rsidRPr="00E6556F">
        <w:rPr>
          <w:rFonts w:ascii="Arial" w:hAnsi="Arial" w:cs="Arial"/>
        </w:rPr>
        <w:t xml:space="preserve">ensure that they are well-suited to the </w:t>
      </w:r>
      <w:r w:rsidR="0019282A">
        <w:rPr>
          <w:rFonts w:ascii="Arial" w:hAnsi="Arial" w:cs="Arial"/>
        </w:rPr>
        <w:t>function and non-functional requirements</w:t>
      </w:r>
      <w:r w:rsidRPr="00E6556F">
        <w:rPr>
          <w:rFonts w:ascii="Arial" w:hAnsi="Arial" w:cs="Arial"/>
        </w:rPr>
        <w:t xml:space="preserve">. This iterative approach allows </w:t>
      </w:r>
      <w:r w:rsidR="00CB1581">
        <w:rPr>
          <w:rFonts w:ascii="Arial" w:hAnsi="Arial" w:cs="Arial"/>
        </w:rPr>
        <w:t xml:space="preserve">for the </w:t>
      </w:r>
      <w:r w:rsidRPr="00E6556F">
        <w:rPr>
          <w:rFonts w:ascii="Arial" w:hAnsi="Arial" w:cs="Arial"/>
        </w:rPr>
        <w:t>creat</w:t>
      </w:r>
      <w:r w:rsidR="00CB1581">
        <w:rPr>
          <w:rFonts w:ascii="Arial" w:hAnsi="Arial" w:cs="Arial"/>
        </w:rPr>
        <w:t>ion of</w:t>
      </w:r>
      <w:r w:rsidRPr="00E6556F">
        <w:rPr>
          <w:rFonts w:ascii="Arial" w:hAnsi="Arial" w:cs="Arial"/>
        </w:rPr>
        <w:t xml:space="preserve"> practical </w:t>
      </w:r>
      <w:r w:rsidRPr="00371B38">
        <w:rPr>
          <w:rFonts w:ascii="Arial" w:hAnsi="Arial" w:cs="Arial"/>
          <w:i/>
          <w:iCs/>
        </w:rPr>
        <w:t>and</w:t>
      </w:r>
      <w:r w:rsidRPr="00E6556F">
        <w:rPr>
          <w:rFonts w:ascii="Arial" w:hAnsi="Arial" w:cs="Arial"/>
        </w:rPr>
        <w:t xml:space="preserve"> </w:t>
      </w:r>
      <w:r w:rsidRPr="00CB1581">
        <w:rPr>
          <w:rFonts w:ascii="Arial" w:hAnsi="Arial" w:cs="Arial"/>
          <w:i/>
          <w:iCs/>
        </w:rPr>
        <w:t>innovative solutions that are well-grounded in the realities of the problem domain.</w:t>
      </w:r>
    </w:p>
    <w:p w14:paraId="3A61AB6B" w14:textId="77777777" w:rsidR="005B24F5" w:rsidRPr="005B24F5" w:rsidRDefault="005B24F5" w:rsidP="005B24F5">
      <w:pPr>
        <w:jc w:val="both"/>
        <w:rPr>
          <w:rFonts w:ascii="Arial" w:hAnsi="Arial" w:cs="Arial"/>
        </w:rPr>
      </w:pPr>
      <w:r w:rsidRPr="005B24F5">
        <w:rPr>
          <w:rFonts w:ascii="Arial" w:hAnsi="Arial" w:cs="Arial"/>
        </w:rPr>
        <w:t>In this study, the framework was developed iteratively, leveraging insights from existing research while refining the implementation through multiple evaluation loops. The problem being addressed is the need for an effective and scalable approach to integrating project- and context-based learning within ICT education.</w:t>
      </w:r>
    </w:p>
    <w:p w14:paraId="2CB77FBD" w14:textId="2C623AFA" w:rsidR="00BB43C2" w:rsidRDefault="00CD4B75" w:rsidP="008A6D7F">
      <w:pPr>
        <w:pStyle w:val="Heading1"/>
        <w:numPr>
          <w:ilvl w:val="0"/>
          <w:numId w:val="1"/>
        </w:numPr>
        <w:rPr>
          <w:rFonts w:ascii="Arial" w:hAnsi="Arial" w:cs="Arial"/>
          <w:b/>
          <w:bCs/>
          <w:color w:val="auto"/>
        </w:rPr>
      </w:pPr>
      <w:r>
        <w:rPr>
          <w:rFonts w:ascii="Arial" w:hAnsi="Arial" w:cs="Arial"/>
          <w:b/>
          <w:bCs/>
          <w:color w:val="auto"/>
        </w:rPr>
        <w:t xml:space="preserve">Combining </w:t>
      </w:r>
      <w:r w:rsidR="00BB43C2">
        <w:rPr>
          <w:rFonts w:ascii="Arial" w:hAnsi="Arial" w:cs="Arial"/>
          <w:b/>
          <w:bCs/>
          <w:color w:val="auto"/>
        </w:rPr>
        <w:t xml:space="preserve">Learning </w:t>
      </w:r>
      <w:del w:id="9" w:author="Jacqui Muller" w:date="2025-05-30T14:02:00Z" w16du:dateUtc="2025-05-30T12:02:00Z">
        <w:r w:rsidR="00BB43C2" w:rsidDel="00A90CEC">
          <w:rPr>
            <w:rFonts w:ascii="Arial" w:hAnsi="Arial" w:cs="Arial"/>
            <w:b/>
            <w:bCs/>
            <w:color w:val="auto"/>
          </w:rPr>
          <w:delText>Styles</w:delText>
        </w:r>
      </w:del>
      <w:ins w:id="10" w:author="Jacqui Muller" w:date="2025-05-30T14:02:00Z" w16du:dateUtc="2025-05-30T12:02:00Z">
        <w:r w:rsidR="00A90CEC">
          <w:rPr>
            <w:rFonts w:ascii="Arial" w:hAnsi="Arial" w:cs="Arial"/>
            <w:b/>
            <w:bCs/>
            <w:color w:val="auto"/>
          </w:rPr>
          <w:t>Approaches</w:t>
        </w:r>
      </w:ins>
    </w:p>
    <w:p w14:paraId="2E1243DA" w14:textId="1510C216" w:rsidR="002A384B" w:rsidRDefault="002A384B" w:rsidP="002A384B">
      <w:pPr>
        <w:jc w:val="both"/>
        <w:rPr>
          <w:rFonts w:ascii="Arial" w:hAnsi="Arial" w:cs="Arial"/>
        </w:rPr>
      </w:pPr>
      <w:r w:rsidRPr="002A384B">
        <w:rPr>
          <w:rFonts w:ascii="Arial" w:hAnsi="Arial" w:cs="Arial"/>
        </w:rPr>
        <w:t xml:space="preserve">The field of </w:t>
      </w:r>
      <w:del w:id="11" w:author="Jacqui Muller" w:date="2025-05-30T14:02:00Z" w16du:dateUtc="2025-05-30T12:02:00Z">
        <w:r w:rsidRPr="002A384B" w:rsidDel="00AB47EA">
          <w:rPr>
            <w:rFonts w:ascii="Arial" w:hAnsi="Arial" w:cs="Arial"/>
          </w:rPr>
          <w:delText>Information and Communication Technology (</w:delText>
        </w:r>
      </w:del>
      <w:r w:rsidRPr="002A384B">
        <w:rPr>
          <w:rFonts w:ascii="Arial" w:hAnsi="Arial" w:cs="Arial"/>
        </w:rPr>
        <w:t>ICT</w:t>
      </w:r>
      <w:del w:id="12" w:author="Jacqui Muller" w:date="2025-05-30T14:02:00Z" w16du:dateUtc="2025-05-30T12:02:00Z">
        <w:r w:rsidRPr="002A384B" w:rsidDel="00AB47EA">
          <w:rPr>
            <w:rFonts w:ascii="Arial" w:hAnsi="Arial" w:cs="Arial"/>
          </w:rPr>
          <w:delText>)</w:delText>
        </w:r>
      </w:del>
      <w:r w:rsidRPr="002A384B">
        <w:rPr>
          <w:rFonts w:ascii="Arial" w:hAnsi="Arial" w:cs="Arial"/>
        </w:rPr>
        <w:t xml:space="preserve"> education has undergone significant changes in recent years, driven by the need to prepare students for the rapidly evolving digital world</w:t>
      </w:r>
      <w:r w:rsidR="00C80BF3">
        <w:rPr>
          <w:rFonts w:ascii="Arial" w:hAnsi="Arial" w:cs="Arial"/>
        </w:rPr>
        <w:t xml:space="preserve"> </w:t>
      </w:r>
      <w:r w:rsidR="00345FD1">
        <w:rPr>
          <w:rFonts w:ascii="Arial" w:hAnsi="Arial" w:cs="Arial"/>
        </w:rPr>
        <w:fldChar w:fldCharType="begin"/>
      </w:r>
      <w:r w:rsidR="00843C81">
        <w:rPr>
          <w:rFonts w:ascii="Arial" w:hAnsi="Arial" w:cs="Arial"/>
        </w:rPr>
        <w:instrText xml:space="preserve"> ADDIN EN.CITE &lt;EndNote&gt;&lt;Cite&gt;&lt;Author&gt;Vassilakopoulou&lt;/Author&gt;&lt;Year&gt;2021&lt;/Year&gt;&lt;RecNum&gt;259&lt;/RecNum&gt;&lt;DisplayText&gt;(Vassilakopoulou and Hustad, 2021)&lt;/DisplayText&gt;&lt;record&gt;&lt;rec-number&gt;259&lt;/rec-number&gt;&lt;foreign-keys&gt;&lt;key app="EN" db-id="tvwvapaxg9ex05eazxovx9txprdff9z5ft0a" timestamp="1676875163"&gt;259&lt;/key&gt;&lt;/foreign-keys&gt;&lt;ref-type name="Journal Article"&gt;17&lt;/ref-type&gt;&lt;contributors&gt;&lt;authors&gt;&lt;author&gt;Vassilakopoulou, Polyxeni&lt;/author&gt;&lt;author&gt;Hustad, Eli&lt;/author&gt;&lt;/authors&gt;&lt;/contributors&gt;&lt;titles&gt;&lt;title&gt;Bridging digital divides: a literature review and research agenda for information systems research&lt;/title&gt;&lt;secondary-title&gt;Information Systems Frontiers&lt;/secondary-title&gt;&lt;/titles&gt;&lt;periodical&gt;&lt;full-title&gt;Information Systems Frontiers&lt;/full-title&gt;&lt;/periodical&gt;&lt;pages&gt;1-15&lt;/pages&gt;&lt;dates&gt;&lt;year&gt;2021&lt;/year&gt;&lt;/dates&gt;&lt;isbn&gt;1387-3326&lt;/isbn&gt;&lt;urls&gt;&lt;/urls&gt;&lt;/record&gt;&lt;/Cite&gt;&lt;/EndNote&gt;</w:instrText>
      </w:r>
      <w:r w:rsidR="00345FD1">
        <w:rPr>
          <w:rFonts w:ascii="Arial" w:hAnsi="Arial" w:cs="Arial"/>
        </w:rPr>
        <w:fldChar w:fldCharType="separate"/>
      </w:r>
      <w:r w:rsidR="00843C81">
        <w:rPr>
          <w:rFonts w:ascii="Arial" w:hAnsi="Arial" w:cs="Arial"/>
          <w:noProof/>
        </w:rPr>
        <w:t>(Vassilakopoulou and Hustad, 2021)</w:t>
      </w:r>
      <w:r w:rsidR="00345FD1">
        <w:rPr>
          <w:rFonts w:ascii="Arial" w:hAnsi="Arial" w:cs="Arial"/>
        </w:rPr>
        <w:fldChar w:fldCharType="end"/>
      </w:r>
      <w:r w:rsidRPr="007801F0">
        <w:rPr>
          <w:rFonts w:ascii="Arial" w:hAnsi="Arial" w:cs="Arial"/>
        </w:rPr>
        <w:t xml:space="preserve">. </w:t>
      </w:r>
      <w:r w:rsidR="007801F0" w:rsidRPr="007801F0">
        <w:rPr>
          <w:rFonts w:ascii="Arial" w:hAnsi="Arial" w:cs="Arial"/>
        </w:rPr>
        <w:fldChar w:fldCharType="begin"/>
      </w:r>
      <w:r w:rsidR="009C4624">
        <w:rPr>
          <w:rFonts w:ascii="Arial" w:hAnsi="Arial" w:cs="Arial"/>
        </w:rPr>
        <w:instrText xml:space="preserve"> ADDIN EN.CITE &lt;EndNote&gt;&lt;Cite AuthorYear="1"&gt;&lt;Author&gt;Wang&lt;/Author&gt;&lt;Year&gt;2022&lt;/Year&gt;&lt;RecNum&gt;62&lt;/RecNum&gt;&lt;DisplayText&gt;Wang et al. (2022)&lt;/DisplayText&gt;&lt;record&gt;&lt;rec-number&gt;62&lt;/rec-number&gt;&lt;foreign-keys&gt;&lt;key app="EN" db-id="2pepsz2ps0t2smeext2x9weqdwrtfztdwsaw" timestamp="1741699104" guid="4f4acd49-139f-4b32-9841-13aeecf8b715"&gt;62&lt;/key&gt;&lt;/foreign-keys&gt;&lt;ref-type name="Journal Article"&gt;17&lt;/ref-type&gt;&lt;contributors&gt;&lt;authors&gt;&lt;author&gt;Wang, Changzhao&lt;/author&gt;&lt;author&gt;Shen, Ji&lt;/author&gt;&lt;author&gt;Chao, Jie&lt;/author&gt;&lt;/authors&gt;&lt;/contributors&gt;&lt;titles&gt;&lt;title&gt;Integrating computational thinking in STEM education: A literature review&lt;/title&gt;&lt;secondary-title&gt;International Journal of Science and Mathematics Education&lt;/secondary-title&gt;&lt;/titles&gt;&lt;periodical&gt;&lt;full-title&gt;International Journal of Science and Mathematics Education&lt;/full-title&gt;&lt;/periodical&gt;&lt;pages&gt;1949-1972&lt;/pages&gt;&lt;volume&gt;20&lt;/volume&gt;&lt;number&gt;8&lt;/number&gt;&lt;dates&gt;&lt;year&gt;2022&lt;/year&gt;&lt;/dates&gt;&lt;isbn&gt;1571-0068&lt;/isbn&gt;&lt;urls&gt;&lt;/urls&gt;&lt;/record&gt;&lt;/Cite&gt;&lt;/EndNote&gt;</w:instrText>
      </w:r>
      <w:r w:rsidR="007801F0" w:rsidRPr="007801F0">
        <w:rPr>
          <w:rFonts w:ascii="Arial" w:hAnsi="Arial" w:cs="Arial"/>
        </w:rPr>
        <w:fldChar w:fldCharType="separate"/>
      </w:r>
      <w:r w:rsidR="009C4624">
        <w:rPr>
          <w:rFonts w:ascii="Arial" w:hAnsi="Arial" w:cs="Arial"/>
          <w:noProof/>
        </w:rPr>
        <w:t>Wang et al. (2022)</w:t>
      </w:r>
      <w:r w:rsidR="007801F0" w:rsidRPr="007801F0">
        <w:rPr>
          <w:rFonts w:ascii="Arial" w:hAnsi="Arial" w:cs="Arial"/>
        </w:rPr>
        <w:fldChar w:fldCharType="end"/>
      </w:r>
      <w:r w:rsidR="007801F0">
        <w:rPr>
          <w:rFonts w:ascii="Arial" w:hAnsi="Arial" w:cs="Arial"/>
          <w:i/>
          <w:iCs/>
        </w:rPr>
        <w:t xml:space="preserve"> </w:t>
      </w:r>
      <w:r w:rsidR="007801F0" w:rsidRPr="000B7AB8">
        <w:rPr>
          <w:rFonts w:ascii="Arial" w:hAnsi="Arial" w:cs="Arial"/>
        </w:rPr>
        <w:t>position</w:t>
      </w:r>
      <w:del w:id="13" w:author="Jacqui Muller" w:date="2025-05-30T15:27:00Z" w16du:dateUtc="2025-05-30T13:27:00Z">
        <w:r w:rsidR="007801F0" w:rsidRPr="000B7AB8" w:rsidDel="00174E89">
          <w:rPr>
            <w:rFonts w:ascii="Arial" w:hAnsi="Arial" w:cs="Arial"/>
          </w:rPr>
          <w:delText>s</w:delText>
        </w:r>
      </w:del>
      <w:r w:rsidR="007801F0" w:rsidRPr="000B7AB8">
        <w:rPr>
          <w:rFonts w:ascii="Arial" w:hAnsi="Arial" w:cs="Arial"/>
        </w:rPr>
        <w:t xml:space="preserve"> the integration</w:t>
      </w:r>
      <w:r w:rsidR="000B7AB8">
        <w:rPr>
          <w:rFonts w:ascii="Arial" w:hAnsi="Arial" w:cs="Arial"/>
        </w:rPr>
        <w:t xml:space="preserve"> of different concepts with learning which motivates t</w:t>
      </w:r>
      <w:r w:rsidRPr="007801F0">
        <w:rPr>
          <w:rFonts w:ascii="Arial" w:hAnsi="Arial" w:cs="Arial"/>
        </w:rPr>
        <w:t>h</w:t>
      </w:r>
      <w:r w:rsidR="00453DDE" w:rsidRPr="007801F0">
        <w:rPr>
          <w:rFonts w:ascii="Arial" w:hAnsi="Arial" w:cs="Arial"/>
        </w:rPr>
        <w:t>e</w:t>
      </w:r>
      <w:r w:rsidRPr="007801F0">
        <w:rPr>
          <w:rFonts w:ascii="Arial" w:hAnsi="Arial" w:cs="Arial"/>
        </w:rPr>
        <w:t xml:space="preserve"> approach </w:t>
      </w:r>
      <w:r w:rsidR="00453DDE" w:rsidRPr="007801F0">
        <w:rPr>
          <w:rFonts w:ascii="Arial" w:hAnsi="Arial" w:cs="Arial"/>
        </w:rPr>
        <w:t>of combin</w:t>
      </w:r>
      <w:r w:rsidR="005B02D9" w:rsidRPr="007801F0">
        <w:rPr>
          <w:rFonts w:ascii="Arial" w:hAnsi="Arial" w:cs="Arial"/>
        </w:rPr>
        <w:t>ing</w:t>
      </w:r>
      <w:r w:rsidR="00453DDE" w:rsidRPr="007801F0">
        <w:rPr>
          <w:rFonts w:ascii="Arial" w:hAnsi="Arial" w:cs="Arial"/>
        </w:rPr>
        <w:t xml:space="preserve"> of project-based, context-based, and integrated learning </w:t>
      </w:r>
      <w:del w:id="14" w:author="Jacqui Muller" w:date="2025-05-30T14:02:00Z" w16du:dateUtc="2025-05-30T12:02:00Z">
        <w:r w:rsidR="00453DDE" w:rsidRPr="007801F0" w:rsidDel="00A90CEC">
          <w:rPr>
            <w:rFonts w:ascii="Arial" w:hAnsi="Arial" w:cs="Arial"/>
          </w:rPr>
          <w:delText xml:space="preserve">styles </w:delText>
        </w:r>
      </w:del>
      <w:ins w:id="15" w:author="Jacqui Muller" w:date="2025-05-30T14:02:00Z" w16du:dateUtc="2025-05-30T12:02:00Z">
        <w:r w:rsidR="00A90CEC">
          <w:rPr>
            <w:rFonts w:ascii="Arial" w:hAnsi="Arial" w:cs="Arial"/>
          </w:rPr>
          <w:t>approaches</w:t>
        </w:r>
      </w:ins>
      <w:ins w:id="16" w:author="Jacqui Muller" w:date="2025-05-30T15:29:00Z" w16du:dateUtc="2025-05-30T13:29:00Z">
        <w:r w:rsidR="00B45D93">
          <w:rPr>
            <w:rFonts w:ascii="Arial" w:hAnsi="Arial" w:cs="Arial"/>
          </w:rPr>
          <w:t>. The aim is to</w:t>
        </w:r>
      </w:ins>
      <w:ins w:id="17" w:author="Jacqui Muller" w:date="2025-05-30T14:02:00Z" w16du:dateUtc="2025-05-30T12:02:00Z">
        <w:r w:rsidR="00A90CEC" w:rsidRPr="007801F0">
          <w:rPr>
            <w:rFonts w:ascii="Arial" w:hAnsi="Arial" w:cs="Arial"/>
          </w:rPr>
          <w:t xml:space="preserve"> </w:t>
        </w:r>
      </w:ins>
      <w:r w:rsidRPr="007801F0">
        <w:rPr>
          <w:rFonts w:ascii="Arial" w:hAnsi="Arial" w:cs="Arial"/>
        </w:rPr>
        <w:t>involve</w:t>
      </w:r>
      <w:del w:id="18" w:author="Jacqui Muller" w:date="2025-05-30T15:29:00Z" w16du:dateUtc="2025-05-30T13:29:00Z">
        <w:r w:rsidRPr="007801F0" w:rsidDel="00B45D93">
          <w:rPr>
            <w:rFonts w:ascii="Arial" w:hAnsi="Arial" w:cs="Arial"/>
          </w:rPr>
          <w:delText>s</w:delText>
        </w:r>
      </w:del>
      <w:r w:rsidRPr="007801F0">
        <w:rPr>
          <w:rFonts w:ascii="Arial" w:hAnsi="Arial" w:cs="Arial"/>
        </w:rPr>
        <w:t xml:space="preserve"> engaging </w:t>
      </w:r>
      <w:r w:rsidRPr="007801F0">
        <w:rPr>
          <w:rFonts w:ascii="Arial" w:hAnsi="Arial" w:cs="Arial"/>
        </w:rPr>
        <w:lastRenderedPageBreak/>
        <w:t xml:space="preserve">students in real-world projects that are situated within relevant contexts and require the integration of different disciplines </w:t>
      </w:r>
      <w:del w:id="19" w:author="Jacqui Muller" w:date="2025-05-30T15:29:00Z" w16du:dateUtc="2025-05-30T13:29:00Z">
        <w:r w:rsidRPr="007801F0" w:rsidDel="006052A5">
          <w:rPr>
            <w:rFonts w:ascii="Arial" w:hAnsi="Arial" w:cs="Arial"/>
          </w:rPr>
          <w:delText xml:space="preserve">and </w:delText>
        </w:r>
      </w:del>
      <w:ins w:id="20" w:author="Jacqui Muller" w:date="2025-05-30T15:29:00Z" w16du:dateUtc="2025-05-30T13:29:00Z">
        <w:r w:rsidR="006052A5">
          <w:rPr>
            <w:rFonts w:ascii="Arial" w:hAnsi="Arial" w:cs="Arial"/>
          </w:rPr>
          <w:t xml:space="preserve">as well as </w:t>
        </w:r>
      </w:ins>
      <w:r w:rsidRPr="007801F0">
        <w:rPr>
          <w:rFonts w:ascii="Arial" w:hAnsi="Arial" w:cs="Arial"/>
        </w:rPr>
        <w:t>skills</w:t>
      </w:r>
      <w:r w:rsidRPr="002A384B">
        <w:rPr>
          <w:rFonts w:ascii="Arial" w:hAnsi="Arial" w:cs="Arial"/>
        </w:rPr>
        <w:t xml:space="preserve">. By combining learning </w:t>
      </w:r>
      <w:del w:id="21" w:author="Jacqui Muller" w:date="2025-05-30T14:03:00Z" w16du:dateUtc="2025-05-30T12:03:00Z">
        <w:r w:rsidRPr="002A384B" w:rsidDel="00A90CEC">
          <w:rPr>
            <w:rFonts w:ascii="Arial" w:hAnsi="Arial" w:cs="Arial"/>
          </w:rPr>
          <w:delText>styles</w:delText>
        </w:r>
      </w:del>
      <w:ins w:id="22" w:author="Jacqui Muller" w:date="2025-05-30T14:03:00Z" w16du:dateUtc="2025-05-30T12:03:00Z">
        <w:r w:rsidR="00A90CEC">
          <w:rPr>
            <w:rFonts w:ascii="Arial" w:hAnsi="Arial" w:cs="Arial"/>
          </w:rPr>
          <w:t>approaches</w:t>
        </w:r>
      </w:ins>
      <w:r w:rsidRPr="002A384B">
        <w:rPr>
          <w:rFonts w:ascii="Arial" w:hAnsi="Arial" w:cs="Arial"/>
        </w:rPr>
        <w:t>, ICT educators aim to provide students with a comprehensive and immersive learning experience that prepares them for the demands of the digital workforce</w:t>
      </w:r>
      <w:r w:rsidR="007F1110">
        <w:rPr>
          <w:rFonts w:ascii="Arial" w:hAnsi="Arial" w:cs="Arial"/>
        </w:rPr>
        <w:t xml:space="preserve"> </w:t>
      </w:r>
      <w:r w:rsidR="007F1110">
        <w:rPr>
          <w:rFonts w:ascii="Arial" w:hAnsi="Arial" w:cs="Arial"/>
        </w:rPr>
        <w:fldChar w:fldCharType="begin"/>
      </w:r>
      <w:r w:rsidR="007F1110">
        <w:rPr>
          <w:rFonts w:ascii="Arial" w:hAnsi="Arial" w:cs="Arial"/>
        </w:rPr>
        <w:instrText xml:space="preserve"> ADDIN EN.CITE &lt;EndNote&gt;&lt;Cite&gt;&lt;Author&gt;Truong&lt;/Author&gt;&lt;Year&gt;2016&lt;/Year&gt;&lt;RecNum&gt;260&lt;/RecNum&gt;&lt;DisplayText&gt;(Truong, 2016)&lt;/DisplayText&gt;&lt;record&gt;&lt;rec-number&gt;260&lt;/rec-number&gt;&lt;foreign-keys&gt;&lt;key app="EN" db-id="tvwvapaxg9ex05eazxovx9txprdff9z5ft0a" timestamp="1676875401"&gt;260&lt;/key&gt;&lt;/foreign-keys&gt;&lt;ref-type name="Journal Article"&gt;17&lt;/ref-type&gt;&lt;contributors&gt;&lt;authors&gt;&lt;author&gt;Truong, Huong May&lt;/author&gt;&lt;/authors&gt;&lt;/contributors&gt;&lt;titles&gt;&lt;title&gt;Integrating learning styles and adaptive e-learning system: Current developments, problems and opportunities&lt;/title&gt;&lt;secondary-title&gt;Computers in human behavior&lt;/secondary-title&gt;&lt;/titles&gt;&lt;periodical&gt;&lt;full-title&gt;Computers in human behavior&lt;/full-title&gt;&lt;/periodical&gt;&lt;pages&gt;1185-1193&lt;/pages&gt;&lt;volume&gt;55&lt;/volume&gt;&lt;dates&gt;&lt;year&gt;2016&lt;/year&gt;&lt;/dates&gt;&lt;isbn&gt;0747-5632&lt;/isbn&gt;&lt;urls&gt;&lt;/urls&gt;&lt;/record&gt;&lt;/Cite&gt;&lt;/EndNote&gt;</w:instrText>
      </w:r>
      <w:r w:rsidR="007F1110">
        <w:rPr>
          <w:rFonts w:ascii="Arial" w:hAnsi="Arial" w:cs="Arial"/>
        </w:rPr>
        <w:fldChar w:fldCharType="separate"/>
      </w:r>
      <w:r w:rsidR="007F1110">
        <w:rPr>
          <w:rFonts w:ascii="Arial" w:hAnsi="Arial" w:cs="Arial"/>
          <w:noProof/>
        </w:rPr>
        <w:t>(Truong, 2016)</w:t>
      </w:r>
      <w:r w:rsidR="007F1110">
        <w:rPr>
          <w:rFonts w:ascii="Arial" w:hAnsi="Arial" w:cs="Arial"/>
        </w:rPr>
        <w:fldChar w:fldCharType="end"/>
      </w:r>
      <w:r w:rsidRPr="002A384B">
        <w:rPr>
          <w:rFonts w:ascii="Arial" w:hAnsi="Arial" w:cs="Arial"/>
        </w:rPr>
        <w:t xml:space="preserve">. </w:t>
      </w:r>
    </w:p>
    <w:p w14:paraId="3B87949F" w14:textId="77777777" w:rsidR="007F1110" w:rsidRPr="002A384B" w:rsidRDefault="007F1110" w:rsidP="002A384B">
      <w:pPr>
        <w:jc w:val="both"/>
        <w:rPr>
          <w:rFonts w:ascii="Arial" w:hAnsi="Arial" w:cs="Arial"/>
        </w:rPr>
      </w:pPr>
    </w:p>
    <w:p w14:paraId="4AE4E50D" w14:textId="627B9D48" w:rsidR="00BB43C2" w:rsidRDefault="00BB43C2" w:rsidP="008A6D7F">
      <w:pPr>
        <w:pStyle w:val="Heading2"/>
        <w:numPr>
          <w:ilvl w:val="1"/>
          <w:numId w:val="1"/>
        </w:numPr>
        <w:rPr>
          <w:rFonts w:ascii="Arial" w:hAnsi="Arial" w:cs="Arial"/>
          <w:b/>
          <w:bCs/>
          <w:color w:val="auto"/>
        </w:rPr>
      </w:pPr>
      <w:r w:rsidRPr="00BB43C2">
        <w:rPr>
          <w:rFonts w:ascii="Arial" w:hAnsi="Arial" w:cs="Arial"/>
          <w:b/>
          <w:bCs/>
          <w:color w:val="auto"/>
        </w:rPr>
        <w:t>Integrated Learning</w:t>
      </w:r>
    </w:p>
    <w:p w14:paraId="31630E14" w14:textId="51A6AAE7" w:rsidR="00CD4B75" w:rsidRPr="00CD4B75" w:rsidRDefault="00CD4B75" w:rsidP="00CD4B75">
      <w:pPr>
        <w:jc w:val="both"/>
        <w:rPr>
          <w:rFonts w:ascii="Arial" w:hAnsi="Arial" w:cs="Arial"/>
        </w:rPr>
      </w:pPr>
      <w:r w:rsidRPr="00CD4B75">
        <w:rPr>
          <w:rFonts w:ascii="Arial" w:hAnsi="Arial" w:cs="Arial"/>
        </w:rPr>
        <w:t>Integrated learning refers to a teaching and learning approach that connects different academic disciplines, skills, and experiences to promote deeper understanding and transferable skills</w:t>
      </w:r>
      <w:r w:rsidR="00A546FA">
        <w:rPr>
          <w:rFonts w:ascii="Arial" w:hAnsi="Arial" w:cs="Arial"/>
        </w:rPr>
        <w:t xml:space="preserve"> </w:t>
      </w:r>
      <w:r w:rsidR="00A546FA">
        <w:rPr>
          <w:rFonts w:ascii="Arial" w:hAnsi="Arial" w:cs="Arial"/>
        </w:rPr>
        <w:fldChar w:fldCharType="begin"/>
      </w:r>
      <w:r w:rsidR="00A546FA">
        <w:rPr>
          <w:rFonts w:ascii="Arial" w:hAnsi="Arial" w:cs="Arial"/>
        </w:rPr>
        <w:instrText xml:space="preserve"> ADDIN EN.CITE &lt;EndNote&gt;&lt;Cite&gt;&lt;Author&gt;Ali&lt;/Author&gt;&lt;Year&gt;2020&lt;/Year&gt;&lt;RecNum&gt;261&lt;/RecNum&gt;&lt;DisplayText&gt;(Ali, 2020)&lt;/DisplayText&gt;&lt;record&gt;&lt;rec-number&gt;261&lt;/rec-number&gt;&lt;foreign-keys&gt;&lt;key app="EN" db-id="tvwvapaxg9ex05eazxovx9txprdff9z5ft0a" timestamp="1676875667"&gt;261&lt;/key&gt;&lt;/foreign-keys&gt;&lt;ref-type name="Journal Article"&gt;17&lt;/ref-type&gt;&lt;contributors&gt;&lt;authors&gt;&lt;author&gt;Ali, Wahab&lt;/author&gt;&lt;/authors&gt;&lt;/contributors&gt;&lt;titles&gt;&lt;title&gt;Online and remote learning in higher education institutes: A necessity in light of COVID-19 pandemic&lt;/title&gt;&lt;secondary-title&gt;Higher education studies&lt;/secondary-title&gt;&lt;/titles&gt;&lt;periodical&gt;&lt;full-title&gt;Higher education studies&lt;/full-title&gt;&lt;/periodical&gt;&lt;pages&gt;16-25&lt;/pages&gt;&lt;volume&gt;10&lt;/volume&gt;&lt;number&gt;3&lt;/number&gt;&lt;dates&gt;&lt;year&gt;2020&lt;/year&gt;&lt;/dates&gt;&lt;isbn&gt;1925-4741&lt;/isbn&gt;&lt;urls&gt;&lt;/urls&gt;&lt;/record&gt;&lt;/Cite&gt;&lt;/EndNote&gt;</w:instrText>
      </w:r>
      <w:r w:rsidR="00A546FA">
        <w:rPr>
          <w:rFonts w:ascii="Arial" w:hAnsi="Arial" w:cs="Arial"/>
        </w:rPr>
        <w:fldChar w:fldCharType="separate"/>
      </w:r>
      <w:r w:rsidR="00A546FA">
        <w:rPr>
          <w:rFonts w:ascii="Arial" w:hAnsi="Arial" w:cs="Arial"/>
          <w:noProof/>
        </w:rPr>
        <w:t>(Ali, 2020)</w:t>
      </w:r>
      <w:r w:rsidR="00A546FA">
        <w:rPr>
          <w:rFonts w:ascii="Arial" w:hAnsi="Arial" w:cs="Arial"/>
        </w:rPr>
        <w:fldChar w:fldCharType="end"/>
      </w:r>
      <w:r w:rsidRPr="00CD4B75">
        <w:rPr>
          <w:rFonts w:ascii="Arial" w:hAnsi="Arial" w:cs="Arial"/>
        </w:rPr>
        <w:t xml:space="preserve">. According to </w:t>
      </w:r>
      <w:r w:rsidR="00820C58">
        <w:rPr>
          <w:rFonts w:ascii="Arial" w:hAnsi="Arial" w:cs="Arial"/>
        </w:rPr>
        <w:fldChar w:fldCharType="begin"/>
      </w:r>
      <w:r w:rsidR="00820C58">
        <w:rPr>
          <w:rFonts w:ascii="Arial" w:hAnsi="Arial" w:cs="Arial"/>
        </w:rPr>
        <w:instrText xml:space="preserve"> ADDIN EN.CITE &lt;EndNote&gt;&lt;Cite AuthorYear="1"&gt;&lt;Author&gt;Huber&lt;/Author&gt;&lt;Year&gt;2005&lt;/Year&gt;&lt;RecNum&gt;262&lt;/RecNum&gt;&lt;DisplayText&gt;Huber and Panel (2005)&lt;/DisplayText&gt;&lt;record&gt;&lt;rec-number&gt;262&lt;/rec-number&gt;&lt;foreign-keys&gt;&lt;key app="EN" db-id="tvwvapaxg9ex05eazxovx9txprdff9z5ft0a" timestamp="1676875813"&gt;262&lt;/key&gt;&lt;/foreign-keys&gt;&lt;ref-type name="Conference Proceedings"&gt;10&lt;/ref-type&gt;&lt;contributors&gt;&lt;authors&gt;&lt;author&gt;Huber, Mary&lt;/author&gt;&lt;author&gt;Panel, Closing Plenary&lt;/author&gt;&lt;/authors&gt;&lt;/contributors&gt;&lt;titles&gt;&lt;title&gt;Integrative learning as an intellectual art&lt;/title&gt;&lt;secondary-title&gt;Association of American Colleges and Universities Network Conference on Integrative Learning&lt;/secondary-title&gt;&lt;/titles&gt;&lt;pages&gt;1-7&lt;/pages&gt;&lt;dates&gt;&lt;year&gt;2005&lt;/year&gt;&lt;/dates&gt;&lt;urls&gt;&lt;/urls&gt;&lt;/record&gt;&lt;/Cite&gt;&lt;/EndNote&gt;</w:instrText>
      </w:r>
      <w:r w:rsidR="00820C58">
        <w:rPr>
          <w:rFonts w:ascii="Arial" w:hAnsi="Arial" w:cs="Arial"/>
        </w:rPr>
        <w:fldChar w:fldCharType="separate"/>
      </w:r>
      <w:r w:rsidR="00820C58">
        <w:rPr>
          <w:rFonts w:ascii="Arial" w:hAnsi="Arial" w:cs="Arial"/>
          <w:noProof/>
        </w:rPr>
        <w:t>Huber and Panel (2005)</w:t>
      </w:r>
      <w:r w:rsidR="00820C58">
        <w:rPr>
          <w:rFonts w:ascii="Arial" w:hAnsi="Arial" w:cs="Arial"/>
        </w:rPr>
        <w:fldChar w:fldCharType="end"/>
      </w:r>
      <w:r w:rsidRPr="00CD4B75">
        <w:rPr>
          <w:rFonts w:ascii="Arial" w:hAnsi="Arial" w:cs="Arial"/>
        </w:rPr>
        <w:t>, integrated learning can be defined as a curriculum design connect</w:t>
      </w:r>
      <w:r w:rsidR="00DD7EC8">
        <w:rPr>
          <w:rFonts w:ascii="Arial" w:hAnsi="Arial" w:cs="Arial"/>
        </w:rPr>
        <w:t>ing</w:t>
      </w:r>
      <w:r w:rsidRPr="00CD4B75">
        <w:rPr>
          <w:rFonts w:ascii="Arial" w:hAnsi="Arial" w:cs="Arial"/>
        </w:rPr>
        <w:t xml:space="preserve"> different forms of academic disciplines</w:t>
      </w:r>
      <w:r w:rsidR="00DD7EC8">
        <w:rPr>
          <w:rFonts w:ascii="Arial" w:hAnsi="Arial" w:cs="Arial"/>
        </w:rPr>
        <w:t>,</w:t>
      </w:r>
      <w:r w:rsidRPr="00CD4B75">
        <w:rPr>
          <w:rFonts w:ascii="Arial" w:hAnsi="Arial" w:cs="Arial"/>
        </w:rPr>
        <w:t xml:space="preserve"> modes of inquiry </w:t>
      </w:r>
      <w:r w:rsidR="00DD7EC8">
        <w:rPr>
          <w:rFonts w:ascii="Arial" w:hAnsi="Arial" w:cs="Arial"/>
        </w:rPr>
        <w:t xml:space="preserve">and </w:t>
      </w:r>
      <w:r w:rsidR="00DD7EC8" w:rsidRPr="00CD4B75">
        <w:rPr>
          <w:rFonts w:ascii="Arial" w:hAnsi="Arial" w:cs="Arial"/>
        </w:rPr>
        <w:t xml:space="preserve">knowledge </w:t>
      </w:r>
      <w:r w:rsidRPr="00CD4B75">
        <w:rPr>
          <w:rFonts w:ascii="Arial" w:hAnsi="Arial" w:cs="Arial"/>
        </w:rPr>
        <w:t xml:space="preserve">to </w:t>
      </w:r>
      <w:r w:rsidR="00DD7EC8">
        <w:rPr>
          <w:rFonts w:ascii="Arial" w:hAnsi="Arial" w:cs="Arial"/>
        </w:rPr>
        <w:t xml:space="preserve">deal with </w:t>
      </w:r>
      <w:r w:rsidRPr="00CD4B75">
        <w:rPr>
          <w:rFonts w:ascii="Arial" w:hAnsi="Arial" w:cs="Arial"/>
        </w:rPr>
        <w:t>complex problems.</w:t>
      </w:r>
    </w:p>
    <w:p w14:paraId="2105946F" w14:textId="660F02AD" w:rsidR="00CD4B75" w:rsidRPr="00CD4B75" w:rsidRDefault="00CD4B75" w:rsidP="00CD4B75">
      <w:pPr>
        <w:jc w:val="both"/>
        <w:rPr>
          <w:rFonts w:ascii="Arial" w:hAnsi="Arial" w:cs="Arial"/>
        </w:rPr>
      </w:pPr>
      <w:r w:rsidRPr="00CD4B75">
        <w:rPr>
          <w:rFonts w:ascii="Arial" w:hAnsi="Arial" w:cs="Arial"/>
        </w:rPr>
        <w:t>Integrated learning can take various forms, including interdisciplinary and multidisciplinary courses, team-taught courses, service learning, and experiential learning</w:t>
      </w:r>
      <w:r w:rsidR="000D422C">
        <w:rPr>
          <w:rFonts w:ascii="Arial" w:hAnsi="Arial" w:cs="Arial"/>
        </w:rPr>
        <w:t xml:space="preserve"> </w:t>
      </w:r>
      <w:r w:rsidR="006C45A2">
        <w:rPr>
          <w:rFonts w:ascii="Arial" w:hAnsi="Arial" w:cs="Arial"/>
        </w:rPr>
        <w:fldChar w:fldCharType="begin"/>
      </w:r>
      <w:r w:rsidR="007801F0">
        <w:rPr>
          <w:rFonts w:ascii="Arial" w:hAnsi="Arial" w:cs="Arial"/>
        </w:rPr>
        <w:instrText xml:space="preserve"> ADDIN EN.CITE &lt;EndNote&gt;&lt;Cite&gt;&lt;Author&gt;Sabbir&lt;/Author&gt;&lt;Year&gt;2022&lt;/Year&gt;&lt;RecNum&gt;59&lt;/RecNum&gt;&lt;DisplayText&gt;(Sabbir and Taufique, 2022)&lt;/DisplayText&gt;&lt;record&gt;&lt;rec-number&gt;59&lt;/rec-number&gt;&lt;foreign-keys&gt;&lt;key app="EN" db-id="2pepsz2ps0t2smeext2x9weqdwrtfztdwsaw" timestamp="1741527395" guid="0dc0926f-726a-4a60-9d86-0ac0b277f7f7"&gt;59&lt;/key&gt;&lt;/foreign-keys&gt;&lt;ref-type name="Journal Article"&gt;17&lt;/ref-type&gt;&lt;contributors&gt;&lt;authors&gt;&lt;author&gt;Sabbir, Md Mahiuddin&lt;/author&gt;&lt;author&gt;Taufique, Khan Md Raziuddin&lt;/author&gt;&lt;/authors&gt;&lt;/contributors&gt;&lt;titles&gt;&lt;title&gt;Sustainable employee green behavior in the workplace: Integrating cognitive and non</w:instrText>
      </w:r>
      <w:r w:rsidR="007801F0">
        <w:rPr>
          <w:rFonts w:ascii="Cambria Math" w:hAnsi="Cambria Math" w:cs="Cambria Math"/>
        </w:rPr>
        <w:instrText>‐</w:instrText>
      </w:r>
      <w:r w:rsidR="007801F0">
        <w:rPr>
          <w:rFonts w:ascii="Arial" w:hAnsi="Arial" w:cs="Arial"/>
        </w:rPr>
        <w:instrText>cognitive factors in corporate environmental policy&lt;/title&gt;&lt;secondary-title&gt;Business Strategy and the Environment&lt;/secondary-title&gt;&lt;/titles&gt;&lt;periodical&gt;&lt;full-title&gt;Business Strategy and the Environment&lt;/full-title&gt;&lt;/periodical&gt;&lt;pages&gt;110-128&lt;/pages&gt;&lt;volume&gt;31&lt;/volume&gt;&lt;number&gt;1&lt;/number&gt;&lt;dates&gt;&lt;year&gt;2022&lt;/year&gt;&lt;/dates&gt;&lt;isbn&gt;0964-4733&lt;/isbn&gt;&lt;urls&gt;&lt;/urls&gt;&lt;/record&gt;&lt;/Cite&gt;&lt;/EndNote&gt;</w:instrText>
      </w:r>
      <w:r w:rsidR="006C45A2">
        <w:rPr>
          <w:rFonts w:ascii="Arial" w:hAnsi="Arial" w:cs="Arial"/>
        </w:rPr>
        <w:fldChar w:fldCharType="separate"/>
      </w:r>
      <w:r w:rsidR="006C45A2">
        <w:rPr>
          <w:rFonts w:ascii="Arial" w:hAnsi="Arial" w:cs="Arial"/>
          <w:noProof/>
        </w:rPr>
        <w:t>(Sabbir and Taufique, 2022)</w:t>
      </w:r>
      <w:r w:rsidR="006C45A2">
        <w:rPr>
          <w:rFonts w:ascii="Arial" w:hAnsi="Arial" w:cs="Arial"/>
        </w:rPr>
        <w:fldChar w:fldCharType="end"/>
      </w:r>
      <w:r w:rsidRPr="00CD4B75">
        <w:rPr>
          <w:rFonts w:ascii="Arial" w:hAnsi="Arial" w:cs="Arial"/>
        </w:rPr>
        <w:t xml:space="preserve">. </w:t>
      </w:r>
      <w:r w:rsidR="001A01F3">
        <w:rPr>
          <w:rFonts w:ascii="Arial" w:hAnsi="Arial" w:cs="Arial"/>
        </w:rPr>
        <w:t xml:space="preserve">As proposed by </w:t>
      </w:r>
      <w:r w:rsidR="003F5089">
        <w:rPr>
          <w:rFonts w:ascii="Arial" w:hAnsi="Arial" w:cs="Arial"/>
        </w:rPr>
        <w:fldChar w:fldCharType="begin"/>
      </w:r>
      <w:r w:rsidR="009F5040">
        <w:rPr>
          <w:rFonts w:ascii="Arial" w:hAnsi="Arial" w:cs="Arial"/>
        </w:rPr>
        <w:instrText xml:space="preserve"> ADDIN EN.CITE &lt;EndNote&gt;&lt;Cite AuthorYear="1"&gt;&lt;Author&gt;Klein&lt;/Author&gt;&lt;Year&gt;2005&lt;/Year&gt;&lt;RecNum&gt;66&lt;/RecNum&gt;&lt;DisplayText&gt;Klein (2005)&lt;/DisplayText&gt;&lt;record&gt;&lt;rec-number&gt;66&lt;/rec-number&gt;&lt;foreign-keys&gt;&lt;key app="EN" db-id="2pepsz2ps0t2smeext2x9weqdwrtfztdwsaw" timestamp="1748624968"&gt;66&lt;/key&gt;&lt;/foreign-keys&gt;&lt;ref-type name="Journal Article"&gt;17&lt;/ref-type&gt;&lt;contributors&gt;&lt;authors&gt;&lt;author&gt;Klein, Julie Thompson&lt;/author&gt;&lt;/authors&gt;&lt;/contributors&gt;&lt;titles&gt;&lt;title&gt;Integrative learning and interdisciplinary studies&lt;/title&gt;&lt;secondary-title&gt;Peer Review&lt;/secondary-title&gt;&lt;/titles&gt;&lt;periodical&gt;&lt;full-title&gt;Peer Review&lt;/full-title&gt;&lt;/periodical&gt;&lt;pages&gt;8-10&lt;/pages&gt;&lt;volume&gt;7&lt;/volume&gt;&lt;number&gt;4&lt;/number&gt;&lt;dates&gt;&lt;year&gt;2005&lt;/year&gt;&lt;/dates&gt;&lt;isbn&gt;1541-1389&lt;/isbn&gt;&lt;urls&gt;&lt;/urls&gt;&lt;/record&gt;&lt;/Cite&gt;&lt;/EndNote&gt;</w:instrText>
      </w:r>
      <w:r w:rsidR="003F5089">
        <w:rPr>
          <w:rFonts w:ascii="Arial" w:hAnsi="Arial" w:cs="Arial"/>
        </w:rPr>
        <w:fldChar w:fldCharType="separate"/>
      </w:r>
      <w:r w:rsidR="003F5089">
        <w:rPr>
          <w:rFonts w:ascii="Arial" w:hAnsi="Arial" w:cs="Arial"/>
          <w:noProof/>
        </w:rPr>
        <w:t>Klein (2005)</w:t>
      </w:r>
      <w:r w:rsidR="003F5089">
        <w:rPr>
          <w:rFonts w:ascii="Arial" w:hAnsi="Arial" w:cs="Arial"/>
        </w:rPr>
        <w:fldChar w:fldCharType="end"/>
      </w:r>
      <w:r w:rsidR="003F5089">
        <w:rPr>
          <w:rFonts w:ascii="Arial" w:hAnsi="Arial" w:cs="Arial"/>
        </w:rPr>
        <w:t xml:space="preserve"> and supported by </w:t>
      </w:r>
      <w:r w:rsidR="00AF4B37">
        <w:rPr>
          <w:rFonts w:ascii="Arial" w:hAnsi="Arial" w:cs="Arial"/>
        </w:rPr>
        <w:fldChar w:fldCharType="begin"/>
      </w:r>
      <w:r w:rsidR="007801F0">
        <w:rPr>
          <w:rFonts w:ascii="Arial" w:hAnsi="Arial" w:cs="Arial"/>
        </w:rPr>
        <w:instrText xml:space="preserve"> ADDIN EN.CITE &lt;EndNote&gt;&lt;Cite AuthorYear="1"&gt;&lt;Author&gt;AlAli&lt;/Author&gt;&lt;Year&gt;2024&lt;/Year&gt;&lt;RecNum&gt;60&lt;/RecNum&gt;&lt;DisplayText&gt;AlAli (2024)&lt;/DisplayText&gt;&lt;record&gt;&lt;rec-number&gt;60&lt;/rec-number&gt;&lt;foreign-keys&gt;&lt;key app="EN" db-id="2pepsz2ps0t2smeext2x9weqdwrtfztdwsaw" timestamp="1741527511" guid="bbce80e6-e22d-454c-93d3-1c09f63afdba"&gt;60&lt;/key&gt;&lt;/foreign-keys&gt;&lt;ref-type name="Journal Article"&gt;17&lt;/ref-type&gt;&lt;contributors&gt;&lt;authors&gt;&lt;author&gt;AlAli, Rommel&lt;/author&gt;&lt;/authors&gt;&lt;/contributors&gt;&lt;titles&gt;&lt;title&gt;Enhancing 21st century skills through integrated STEM education using project-oriented problem-based learning&lt;/title&gt;&lt;secondary-title&gt;Geo Journal of Tourism and Geosites&lt;/secondary-title&gt;&lt;/titles&gt;&lt;periodical&gt;&lt;full-title&gt;Geo Journal of Tourism and Geosites&lt;/full-title&gt;&lt;/periodical&gt;&lt;pages&gt;421-430&lt;/pages&gt;&lt;volume&gt;53&lt;/volume&gt;&lt;number&gt;2&lt;/number&gt;&lt;dates&gt;&lt;year&gt;2024&lt;/year&gt;&lt;/dates&gt;&lt;isbn&gt;2065-0817&lt;/isbn&gt;&lt;urls&gt;&lt;/urls&gt;&lt;/record&gt;&lt;/Cite&gt;&lt;/EndNote&gt;</w:instrText>
      </w:r>
      <w:r w:rsidR="00AF4B37">
        <w:rPr>
          <w:rFonts w:ascii="Arial" w:hAnsi="Arial" w:cs="Arial"/>
        </w:rPr>
        <w:fldChar w:fldCharType="separate"/>
      </w:r>
      <w:r w:rsidR="002B00E1">
        <w:rPr>
          <w:rFonts w:ascii="Arial" w:hAnsi="Arial" w:cs="Arial"/>
          <w:noProof/>
        </w:rPr>
        <w:t>AlAli (2024)</w:t>
      </w:r>
      <w:r w:rsidR="00AF4B37">
        <w:rPr>
          <w:rFonts w:ascii="Arial" w:hAnsi="Arial" w:cs="Arial"/>
        </w:rPr>
        <w:fldChar w:fldCharType="end"/>
      </w:r>
      <w:r w:rsidR="001A01F3">
        <w:rPr>
          <w:rFonts w:ascii="Arial" w:hAnsi="Arial" w:cs="Arial"/>
        </w:rPr>
        <w:t xml:space="preserve">, the </w:t>
      </w:r>
      <w:r w:rsidRPr="00CD4B75">
        <w:rPr>
          <w:rFonts w:ascii="Arial" w:hAnsi="Arial" w:cs="Arial"/>
        </w:rPr>
        <w:t>goal of integrated learning is to provide students with a holistic and interdisciplinary perspective that prepares them for real-world challenges and promotes lifelong learning.</w:t>
      </w:r>
    </w:p>
    <w:p w14:paraId="19D08050" w14:textId="2FC7DAD6" w:rsidR="00CD4B75" w:rsidRPr="00730DFC" w:rsidRDefault="00CD4B75" w:rsidP="00CD4B75">
      <w:pPr>
        <w:jc w:val="both"/>
        <w:rPr>
          <w:rFonts w:ascii="Arial" w:hAnsi="Arial" w:cs="Arial"/>
          <w:i/>
          <w:iCs/>
        </w:rPr>
      </w:pPr>
      <w:r w:rsidRPr="00CD4B75">
        <w:rPr>
          <w:rFonts w:ascii="Arial" w:hAnsi="Arial" w:cs="Arial"/>
        </w:rPr>
        <w:t xml:space="preserve">Integrated learning has been found to have numerous benefits for students, including improved critical thinking, problem-solving, communication, and collaboration skills. It also promotes creativity, innovation, and adaptability, which are essential in today's rapidly changing world </w:t>
      </w:r>
      <w:r w:rsidR="003D1C5A">
        <w:rPr>
          <w:rFonts w:ascii="Arial" w:hAnsi="Arial" w:cs="Arial"/>
        </w:rPr>
        <w:fldChar w:fldCharType="begin"/>
      </w:r>
      <w:r w:rsidR="003D1C5A">
        <w:rPr>
          <w:rFonts w:ascii="Arial" w:hAnsi="Arial" w:cs="Arial"/>
        </w:rPr>
        <w:instrText xml:space="preserve"> ADDIN EN.CITE &lt;EndNote&gt;&lt;Cite&gt;&lt;Author&gt;Klein&lt;/Author&gt;&lt;Year&gt;2009&lt;/Year&gt;&lt;RecNum&gt;264&lt;/RecNum&gt;&lt;DisplayText&gt;(Klein, 2009)&lt;/DisplayText&gt;&lt;record&gt;&lt;rec-number&gt;264&lt;/rec-number&gt;&lt;foreign-keys&gt;&lt;key app="EN" db-id="tvwvapaxg9ex05eazxovx9txprdff9z5ft0a" timestamp="1676876093"&gt;264&lt;/key&gt;&lt;/foreign-keys&gt;&lt;ref-type name="Book"&gt;6&lt;/ref-type&gt;&lt;contributors&gt;&lt;authors&gt;&lt;author&gt;Klein, Julie Thompson&lt;/author&gt;&lt;/authors&gt;&lt;/contributors&gt;&lt;titles&gt;&lt;title&gt;Creating interdisciplinary campus cultures: A model for strength and sustainability&lt;/title&gt;&lt;/titles&gt;&lt;dates&gt;&lt;year&gt;2009&lt;/year&gt;&lt;/dates&gt;&lt;publisher&gt;John Wiley &amp;amp; Sons&lt;/publisher&gt;&lt;isbn&gt;0470573155&lt;/isbn&gt;&lt;urls&gt;&lt;/urls&gt;&lt;/record&gt;&lt;/Cite&gt;&lt;/EndNote&gt;</w:instrText>
      </w:r>
      <w:r w:rsidR="003D1C5A">
        <w:rPr>
          <w:rFonts w:ascii="Arial" w:hAnsi="Arial" w:cs="Arial"/>
        </w:rPr>
        <w:fldChar w:fldCharType="separate"/>
      </w:r>
      <w:r w:rsidR="003D1C5A">
        <w:rPr>
          <w:rFonts w:ascii="Arial" w:hAnsi="Arial" w:cs="Arial"/>
          <w:noProof/>
        </w:rPr>
        <w:t>(Klein, 2009)</w:t>
      </w:r>
      <w:r w:rsidR="003D1C5A">
        <w:rPr>
          <w:rFonts w:ascii="Arial" w:hAnsi="Arial" w:cs="Arial"/>
        </w:rPr>
        <w:fldChar w:fldCharType="end"/>
      </w:r>
      <w:r w:rsidRPr="00CD4B75">
        <w:rPr>
          <w:rFonts w:ascii="Arial" w:hAnsi="Arial" w:cs="Arial"/>
        </w:rPr>
        <w:t>.</w:t>
      </w:r>
      <w:r w:rsidR="0097714A">
        <w:rPr>
          <w:rFonts w:ascii="Arial" w:hAnsi="Arial" w:cs="Arial"/>
        </w:rPr>
        <w:t xml:space="preserve"> </w:t>
      </w:r>
      <w:r w:rsidRPr="00F4440D">
        <w:rPr>
          <w:rFonts w:ascii="Arial" w:hAnsi="Arial" w:cs="Arial"/>
        </w:rPr>
        <w:t>Overall, integrated learning is a valuable educational approach that can help students develop essential skills and knowledge while also promoting their motivation and interest in academic disciplines.</w:t>
      </w:r>
      <w:r w:rsidR="00F4440D">
        <w:rPr>
          <w:rFonts w:ascii="Arial" w:hAnsi="Arial" w:cs="Arial"/>
        </w:rPr>
        <w:t xml:space="preserve"> Integrated learning can also be complimented by industry-relevant certifications that recognise the </w:t>
      </w:r>
      <w:r w:rsidR="0078092C">
        <w:rPr>
          <w:rFonts w:ascii="Arial" w:hAnsi="Arial" w:cs="Arial"/>
        </w:rPr>
        <w:t>academic skills that are sufficient for practical implementation.</w:t>
      </w:r>
    </w:p>
    <w:p w14:paraId="1E7664C8" w14:textId="77777777" w:rsidR="00CD4B75" w:rsidRPr="00CD4B75" w:rsidRDefault="00CD4B75" w:rsidP="00CD4B75">
      <w:pPr>
        <w:jc w:val="both"/>
        <w:rPr>
          <w:rFonts w:ascii="Arial" w:hAnsi="Arial" w:cs="Arial"/>
        </w:rPr>
      </w:pPr>
    </w:p>
    <w:p w14:paraId="41AB1ECA" w14:textId="66C9D4F7" w:rsidR="00BB43C2" w:rsidRDefault="00BB43C2" w:rsidP="008A6D7F">
      <w:pPr>
        <w:pStyle w:val="Heading2"/>
        <w:numPr>
          <w:ilvl w:val="1"/>
          <w:numId w:val="1"/>
        </w:numPr>
        <w:rPr>
          <w:rFonts w:ascii="Arial" w:hAnsi="Arial" w:cs="Arial"/>
          <w:b/>
          <w:bCs/>
          <w:color w:val="auto"/>
        </w:rPr>
      </w:pPr>
      <w:r w:rsidRPr="00CD4B75">
        <w:rPr>
          <w:rFonts w:ascii="Arial" w:hAnsi="Arial" w:cs="Arial"/>
          <w:b/>
          <w:bCs/>
          <w:color w:val="auto"/>
        </w:rPr>
        <w:t>Project</w:t>
      </w:r>
      <w:r w:rsidR="00CD4B75" w:rsidRPr="00CD4B75">
        <w:rPr>
          <w:rFonts w:ascii="Arial" w:hAnsi="Arial" w:cs="Arial"/>
          <w:b/>
          <w:bCs/>
          <w:color w:val="auto"/>
        </w:rPr>
        <w:t>-Based Learning</w:t>
      </w:r>
    </w:p>
    <w:p w14:paraId="6B5B1C36" w14:textId="6751F50A" w:rsidR="00CD4B75" w:rsidRPr="009C348D" w:rsidRDefault="00CD4B75" w:rsidP="00CD4B75">
      <w:pPr>
        <w:jc w:val="both"/>
        <w:rPr>
          <w:rFonts w:ascii="Arial" w:hAnsi="Arial" w:cs="Arial"/>
          <w:i/>
          <w:iCs/>
        </w:rPr>
      </w:pPr>
      <w:r>
        <w:rPr>
          <w:rFonts w:ascii="Arial" w:hAnsi="Arial" w:cs="Arial"/>
        </w:rPr>
        <w:t>P</w:t>
      </w:r>
      <w:r w:rsidRPr="00CD4B75">
        <w:rPr>
          <w:rFonts w:ascii="Arial" w:hAnsi="Arial" w:cs="Arial"/>
        </w:rPr>
        <w:t xml:space="preserve">roject-based learning (PBL) is </w:t>
      </w:r>
      <w:r w:rsidR="00A008FF">
        <w:rPr>
          <w:rFonts w:ascii="Arial" w:hAnsi="Arial" w:cs="Arial"/>
        </w:rPr>
        <w:t xml:space="preserve">an </w:t>
      </w:r>
      <w:r w:rsidRPr="00CD4B75">
        <w:rPr>
          <w:rFonts w:ascii="Arial" w:hAnsi="Arial" w:cs="Arial"/>
        </w:rPr>
        <w:t xml:space="preserve">educational approach that </w:t>
      </w:r>
      <w:r w:rsidR="00DB3A8C">
        <w:rPr>
          <w:rFonts w:ascii="Arial" w:hAnsi="Arial" w:cs="Arial"/>
        </w:rPr>
        <w:t xml:space="preserve">introduces </w:t>
      </w:r>
      <w:r w:rsidRPr="00CD4B75">
        <w:rPr>
          <w:rFonts w:ascii="Arial" w:hAnsi="Arial" w:cs="Arial"/>
        </w:rPr>
        <w:t xml:space="preserve">students </w:t>
      </w:r>
      <w:r w:rsidR="00DB3A8C">
        <w:rPr>
          <w:rFonts w:ascii="Arial" w:hAnsi="Arial" w:cs="Arial"/>
        </w:rPr>
        <w:t xml:space="preserve">to </w:t>
      </w:r>
      <w:r w:rsidRPr="00CD4B75">
        <w:rPr>
          <w:rFonts w:ascii="Arial" w:hAnsi="Arial" w:cs="Arial"/>
        </w:rPr>
        <w:t xml:space="preserve">real-world projects </w:t>
      </w:r>
      <w:r w:rsidR="00DB3A8C">
        <w:rPr>
          <w:rFonts w:ascii="Arial" w:hAnsi="Arial" w:cs="Arial"/>
        </w:rPr>
        <w:t xml:space="preserve">that enable their </w:t>
      </w:r>
      <w:r w:rsidRPr="00CD4B75">
        <w:rPr>
          <w:rFonts w:ascii="Arial" w:hAnsi="Arial" w:cs="Arial"/>
        </w:rPr>
        <w:t>develop</w:t>
      </w:r>
      <w:r w:rsidR="00DB3A8C">
        <w:rPr>
          <w:rFonts w:ascii="Arial" w:hAnsi="Arial" w:cs="Arial"/>
        </w:rPr>
        <w:t>ment of</w:t>
      </w:r>
      <w:r w:rsidRPr="00CD4B75">
        <w:rPr>
          <w:rFonts w:ascii="Arial" w:hAnsi="Arial" w:cs="Arial"/>
        </w:rPr>
        <w:t xml:space="preserve"> essential knowledge and skills</w:t>
      </w:r>
      <w:r w:rsidR="00F5311B">
        <w:rPr>
          <w:rFonts w:ascii="Arial" w:hAnsi="Arial" w:cs="Arial"/>
        </w:rPr>
        <w:t xml:space="preserve"> </w:t>
      </w:r>
      <w:r w:rsidR="00E86302">
        <w:rPr>
          <w:rFonts w:ascii="Arial" w:hAnsi="Arial" w:cs="Arial"/>
        </w:rPr>
        <w:fldChar w:fldCharType="begin"/>
      </w:r>
      <w:r w:rsidR="00843C81">
        <w:rPr>
          <w:rFonts w:ascii="Arial" w:hAnsi="Arial" w:cs="Arial"/>
        </w:rPr>
        <w:instrText xml:space="preserve"> ADDIN EN.CITE &lt;EndNote&gt;&lt;Cite&gt;&lt;Author&gt;Guo&lt;/Author&gt;&lt;Year&gt;2020&lt;/Year&gt;&lt;RecNum&gt;265&lt;/RecNum&gt;&lt;DisplayText&gt;(Guo et al., 2020)&lt;/DisplayText&gt;&lt;record&gt;&lt;rec-number&gt;265&lt;/rec-number&gt;&lt;foreign-keys&gt;&lt;key app="EN" db-id="tvwvapaxg9ex05eazxovx9txprdff9z5ft0a" timestamp="1676884109"&gt;265&lt;/key&gt;&lt;/foreign-keys&gt;&lt;ref-type name="Journal Article"&gt;17&lt;/ref-type&gt;&lt;contributors&gt;&lt;authors&gt;&lt;author&gt;Guo, Pengyue&lt;/author&gt;&lt;author&gt;Saab, Nadira&lt;/author&gt;&lt;author&gt;Post, Lysanne S&lt;/author&gt;&lt;author&gt;Admiraal, Wilfried&lt;/author&gt;&lt;/authors&gt;&lt;/contributors&gt;&lt;titles&gt;&lt;title&gt;A review of project-based learning in higher education: Student outcomes and measures&lt;/title&gt;&lt;secondary-title&gt;International journal of educational research&lt;/secondary-title&gt;&lt;/titles&gt;&lt;periodical&gt;&lt;full-title&gt;International journal of educational research&lt;/full-title&gt;&lt;/periodical&gt;&lt;pages&gt;101586&lt;/pages&gt;&lt;volume&gt;102&lt;/volume&gt;&lt;dates&gt;&lt;year&gt;2020&lt;/year&gt;&lt;/dates&gt;&lt;isbn&gt;0883-0355&lt;/isbn&gt;&lt;urls&gt;&lt;/urls&gt;&lt;/record&gt;&lt;/Cite&gt;&lt;/EndNote&gt;</w:instrText>
      </w:r>
      <w:r w:rsidR="00E86302">
        <w:rPr>
          <w:rFonts w:ascii="Arial" w:hAnsi="Arial" w:cs="Arial"/>
        </w:rPr>
        <w:fldChar w:fldCharType="separate"/>
      </w:r>
      <w:r w:rsidR="00843C81">
        <w:rPr>
          <w:rFonts w:ascii="Arial" w:hAnsi="Arial" w:cs="Arial"/>
          <w:noProof/>
        </w:rPr>
        <w:t>(Guo et al., 2020)</w:t>
      </w:r>
      <w:r w:rsidR="00E86302">
        <w:rPr>
          <w:rFonts w:ascii="Arial" w:hAnsi="Arial" w:cs="Arial"/>
        </w:rPr>
        <w:fldChar w:fldCharType="end"/>
      </w:r>
      <w:r w:rsidRPr="00CD4B75">
        <w:rPr>
          <w:rFonts w:ascii="Arial" w:hAnsi="Arial" w:cs="Arial"/>
        </w:rPr>
        <w:t>.</w:t>
      </w:r>
      <w:r w:rsidR="00DB3A8C">
        <w:rPr>
          <w:rFonts w:ascii="Arial" w:hAnsi="Arial" w:cs="Arial"/>
        </w:rPr>
        <w:t xml:space="preserve"> </w:t>
      </w:r>
      <w:r w:rsidR="000D2924">
        <w:rPr>
          <w:rFonts w:ascii="Arial" w:hAnsi="Arial" w:cs="Arial"/>
        </w:rPr>
        <w:t xml:space="preserve">As put forward by </w:t>
      </w:r>
      <w:r w:rsidR="000D2924">
        <w:rPr>
          <w:rFonts w:ascii="Arial" w:hAnsi="Arial" w:cs="Arial"/>
        </w:rPr>
        <w:fldChar w:fldCharType="begin"/>
      </w:r>
      <w:r w:rsidR="00DB2934">
        <w:rPr>
          <w:rFonts w:ascii="Arial" w:hAnsi="Arial" w:cs="Arial"/>
        </w:rPr>
        <w:instrText xml:space="preserve"> ADDIN EN.CITE &lt;EndNote&gt;&lt;Cite AuthorYear="1"&gt;&lt;Author&gt;Widiyati&lt;/Author&gt;&lt;Year&gt;2022&lt;/Year&gt;&lt;RecNum&gt;63&lt;/RecNum&gt;&lt;DisplayText&gt;Widiyati and Pangesti (2022)&lt;/DisplayText&gt;&lt;record&gt;&lt;rec-number&gt;63&lt;/rec-number&gt;&lt;foreign-keys&gt;&lt;key app="EN" db-id="2pepsz2ps0t2smeext2x9weqdwrtfztdwsaw" timestamp="1741699327" guid="65dfc37f-d3f4-41b5-ac95-62bea5dc2eba"&gt;63&lt;/key&gt;&lt;/foreign-keys&gt;&lt;ref-type name="Journal Article"&gt;17&lt;/ref-type&gt;&lt;contributors&gt;&lt;authors&gt;&lt;author&gt;Widiyati, Elok&lt;/author&gt;&lt;author&gt;Pangesti, Wulan&lt;/author&gt;&lt;/authors&gt;&lt;/contributors&gt;&lt;titles&gt;&lt;title&gt;Project-based learning in teaching speaking to young learners: Is it effective?&lt;/title&gt;&lt;secondary-title&gt;EduLite: Journal of English Education, Literature and Culture&lt;/secondary-title&gt;&lt;/titles&gt;&lt;periodical&gt;&lt;full-title&gt;EduLite: Journal of English Education, Literature and Culture&lt;/full-title&gt;&lt;/periodical&gt;&lt;pages&gt;71-81&lt;/pages&gt;&lt;volume&gt;7&lt;/volume&gt;&lt;number&gt;1&lt;/number&gt;&lt;dates&gt;&lt;year&gt;2022&lt;/year&gt;&lt;/dates&gt;&lt;isbn&gt;2528-4479&lt;/isbn&gt;&lt;urls&gt;&lt;/urls&gt;&lt;/record&gt;&lt;/Cite&gt;&lt;/EndNote&gt;</w:instrText>
      </w:r>
      <w:r w:rsidR="000D2924">
        <w:rPr>
          <w:rFonts w:ascii="Arial" w:hAnsi="Arial" w:cs="Arial"/>
        </w:rPr>
        <w:fldChar w:fldCharType="separate"/>
      </w:r>
      <w:r w:rsidR="000D2924">
        <w:rPr>
          <w:rFonts w:ascii="Arial" w:hAnsi="Arial" w:cs="Arial"/>
          <w:noProof/>
        </w:rPr>
        <w:t>Widiyati and Pangesti (2022)</w:t>
      </w:r>
      <w:r w:rsidR="000D2924">
        <w:rPr>
          <w:rFonts w:ascii="Arial" w:hAnsi="Arial" w:cs="Arial"/>
        </w:rPr>
        <w:fldChar w:fldCharType="end"/>
      </w:r>
      <w:r w:rsidR="000D2924">
        <w:rPr>
          <w:rFonts w:ascii="Arial" w:hAnsi="Arial" w:cs="Arial"/>
        </w:rPr>
        <w:t xml:space="preserve"> - in </w:t>
      </w:r>
      <w:r w:rsidRPr="00DD6E2E">
        <w:rPr>
          <w:rFonts w:ascii="Arial" w:hAnsi="Arial" w:cs="Arial"/>
        </w:rPr>
        <w:t xml:space="preserve">project-based learning, students work collaboratively to investigate and respond to complex questions, problems, or challenges, using critical thinking, problem-solving, and decision-making skills. They typically engage in a process of inquiry, design, and reflection, with the goal of developing deep understanding and transferable skills </w:t>
      </w:r>
      <w:r w:rsidR="009C348D" w:rsidRPr="00DD6E2E">
        <w:rPr>
          <w:rFonts w:ascii="Arial" w:hAnsi="Arial" w:cs="Arial"/>
        </w:rPr>
        <w:fldChar w:fldCharType="begin"/>
      </w:r>
      <w:r w:rsidR="00DB2934">
        <w:rPr>
          <w:rFonts w:ascii="Arial" w:hAnsi="Arial" w:cs="Arial"/>
        </w:rPr>
        <w:instrText xml:space="preserve"> ADDIN EN.CITE &lt;EndNote&gt;&lt;Cite&gt;&lt;Author&gt;Bell&lt;/Author&gt;&lt;Year&gt;2010&lt;/Year&gt;&lt;RecNum&gt;65&lt;/RecNum&gt;&lt;DisplayText&gt;(Bell et al., 2010)&lt;/DisplayText&gt;&lt;record&gt;&lt;rec-number&gt;65&lt;/rec-number&gt;&lt;foreign-keys&gt;&lt;key app="EN" db-id="2pepsz2ps0t2smeext2x9weqdwrtfztdwsaw" timestamp="1748624859" guid="7d4b325b-99d6-4790-ae8f-f505f53640a6"&gt;65&lt;/key&gt;&lt;/foreign-keys&gt;&lt;ref-type name="Journal Article"&gt;17&lt;/ref-type&gt;&lt;contributors&gt;&lt;authors&gt;&lt;author&gt;Bell, Thorsten&lt;/author&gt;&lt;author&gt;Urhahne, Detlef&lt;/author&gt;&lt;author&gt;Schanze, Sascha&lt;/author&gt;&lt;author&gt;Ploetzner, Rolf&lt;/author&gt;&lt;/authors&gt;&lt;/contributors&gt;&lt;titles&gt;&lt;title&gt;Collaborative inquiry learning: Models, tools, and challenges&lt;/title&gt;&lt;secondary-title&gt;International journal of science education&lt;/secondary-title&gt;&lt;/titles&gt;&lt;periodical&gt;&lt;full-title&gt;International journal of science education&lt;/full-title&gt;&lt;/periodical&gt;&lt;pages&gt;349-377&lt;/pages&gt;&lt;volume&gt;32&lt;/volume&gt;&lt;number&gt;3&lt;/number&gt;&lt;dates&gt;&lt;year&gt;2010&lt;/year&gt;&lt;/dates&gt;&lt;isbn&gt;0950-0693&lt;/isbn&gt;&lt;urls&gt;&lt;/urls&gt;&lt;/record&gt;&lt;/Cite&gt;&lt;/EndNote&gt;</w:instrText>
      </w:r>
      <w:r w:rsidR="009C348D" w:rsidRPr="00DD6E2E">
        <w:rPr>
          <w:rFonts w:ascii="Arial" w:hAnsi="Arial" w:cs="Arial"/>
        </w:rPr>
        <w:fldChar w:fldCharType="separate"/>
      </w:r>
      <w:r w:rsidR="00843C81" w:rsidRPr="00DD6E2E">
        <w:rPr>
          <w:rFonts w:ascii="Arial" w:hAnsi="Arial" w:cs="Arial"/>
          <w:noProof/>
        </w:rPr>
        <w:t>(Bell et al., 2010)</w:t>
      </w:r>
      <w:r w:rsidR="009C348D" w:rsidRPr="00DD6E2E">
        <w:rPr>
          <w:rFonts w:ascii="Arial" w:hAnsi="Arial" w:cs="Arial"/>
        </w:rPr>
        <w:fldChar w:fldCharType="end"/>
      </w:r>
      <w:r w:rsidRPr="009C348D">
        <w:rPr>
          <w:rFonts w:ascii="Arial" w:hAnsi="Arial" w:cs="Arial"/>
          <w:i/>
          <w:iCs/>
        </w:rPr>
        <w:t>.</w:t>
      </w:r>
    </w:p>
    <w:p w14:paraId="4EC55738" w14:textId="352F720F" w:rsidR="00CD4B75" w:rsidRPr="00CD4B75" w:rsidRDefault="009B55F5" w:rsidP="00CD4B75">
      <w:pPr>
        <w:jc w:val="both"/>
        <w:rPr>
          <w:rFonts w:ascii="Arial" w:hAnsi="Arial" w:cs="Arial"/>
        </w:rPr>
      </w:pPr>
      <w:r>
        <w:rPr>
          <w:rFonts w:ascii="Arial" w:hAnsi="Arial" w:cs="Arial"/>
        </w:rPr>
        <w:t xml:space="preserve">According to </w:t>
      </w:r>
      <w:r>
        <w:rPr>
          <w:rFonts w:ascii="Arial" w:hAnsi="Arial" w:cs="Arial"/>
        </w:rPr>
        <w:fldChar w:fldCharType="begin"/>
      </w:r>
      <w:r w:rsidR="00843C81">
        <w:rPr>
          <w:rFonts w:ascii="Arial" w:hAnsi="Arial" w:cs="Arial"/>
        </w:rPr>
        <w:instrText xml:space="preserve"> ADDIN EN.CITE &lt;EndNote&gt;&lt;Cite AuthorYear="1"&gt;&lt;Author&gt;Guo&lt;/Author&gt;&lt;Year&gt;2020&lt;/Year&gt;&lt;RecNum&gt;267&lt;/RecNum&gt;&lt;DisplayText&gt;Guo et al. (2020)&lt;/DisplayText&gt;&lt;record&gt;&lt;rec-number&gt;267&lt;/rec-number&gt;&lt;foreign-keys&gt;&lt;key app="EN" db-id="tvwvapaxg9ex05eazxovx9txprdff9z5ft0a" timestamp="1676884412"&gt;267&lt;/key&gt;&lt;/foreign-keys&gt;&lt;ref-type name="Journal Article"&gt;17&lt;/ref-type&gt;&lt;contributors&gt;&lt;authors&gt;&lt;author&gt;Guo, Pengyue&lt;/author&gt;&lt;author&gt;Saab, Nadira&lt;/author&gt;&lt;author&gt;Post, Lysanne S&lt;/author&gt;&lt;author&gt;Admiraal, Wilfried&lt;/author&gt;&lt;/authors&gt;&lt;/contributors&gt;&lt;titles&gt;&lt;title&gt;A review of project-based learning in higher education: Student outcomes and measures&lt;/title&gt;&lt;secondary-title&gt;International journal of educational research&lt;/secondary-title&gt;&lt;/titles&gt;&lt;periodical&gt;&lt;full-title&gt;International journal of educational research&lt;/full-title&gt;&lt;/periodical&gt;&lt;pages&gt;101586&lt;/pages&gt;&lt;volume&gt;102&lt;/volume&gt;&lt;dates&gt;&lt;year&gt;2020&lt;/year&gt;&lt;/dates&gt;&lt;isbn&gt;0883-0355&lt;/isbn&gt;&lt;urls&gt;&lt;/urls&gt;&lt;/record&gt;&lt;/Cite&gt;&lt;/EndNote&gt;</w:instrText>
      </w:r>
      <w:r>
        <w:rPr>
          <w:rFonts w:ascii="Arial" w:hAnsi="Arial" w:cs="Arial"/>
        </w:rPr>
        <w:fldChar w:fldCharType="separate"/>
      </w:r>
      <w:r w:rsidR="00843C81">
        <w:rPr>
          <w:rFonts w:ascii="Arial" w:hAnsi="Arial" w:cs="Arial"/>
          <w:noProof/>
        </w:rPr>
        <w:t>Guo et al. (2020)</w:t>
      </w:r>
      <w:r>
        <w:rPr>
          <w:rFonts w:ascii="Arial" w:hAnsi="Arial" w:cs="Arial"/>
        </w:rPr>
        <w:fldChar w:fldCharType="end"/>
      </w:r>
      <w:r>
        <w:rPr>
          <w:rFonts w:ascii="Arial" w:hAnsi="Arial" w:cs="Arial"/>
        </w:rPr>
        <w:t xml:space="preserve"> and supported by </w:t>
      </w:r>
      <w:r w:rsidR="0079170A">
        <w:rPr>
          <w:rFonts w:ascii="Arial" w:hAnsi="Arial" w:cs="Arial"/>
        </w:rPr>
        <w:fldChar w:fldCharType="begin"/>
      </w:r>
      <w:r w:rsidR="0079170A">
        <w:rPr>
          <w:rFonts w:ascii="Arial" w:hAnsi="Arial" w:cs="Arial"/>
        </w:rPr>
        <w:instrText xml:space="preserve"> ADDIN EN.CITE &lt;EndNote&gt;&lt;Cite AuthorYear="1"&gt;&lt;Author&gt;Boss&lt;/Author&gt;&lt;Year&gt;2022&lt;/Year&gt;&lt;RecNum&gt;268&lt;/RecNum&gt;&lt;DisplayText&gt;Boss and Krauss (2022)&lt;/DisplayText&gt;&lt;record&gt;&lt;rec-number&gt;268&lt;/rec-number&gt;&lt;foreign-keys&gt;&lt;key app="EN" db-id="tvwvapaxg9ex05eazxovx9txprdff9z5ft0a" timestamp="1676884472"&gt;268&lt;/key&gt;&lt;/foreign-keys&gt;&lt;ref-type name="Book"&gt;6&lt;/ref-type&gt;&lt;contributors&gt;&lt;authors&gt;&lt;author&gt;Boss, Suzie&lt;/author&gt;&lt;author&gt;Krauss, Jane&lt;/author&gt;&lt;/authors&gt;&lt;/contributors&gt;&lt;titles&gt;&lt;title&gt;Reinventing project-based learning: Your field guide to real-world projects in the digital age&lt;/title&gt;&lt;/titles&gt;&lt;dates&gt;&lt;year&gt;2022&lt;/year&gt;&lt;/dates&gt;&lt;publisher&gt;International Society for Technology in Education&lt;/publisher&gt;&lt;isbn&gt;1564847195&lt;/isbn&gt;&lt;urls&gt;&lt;/urls&gt;&lt;/record&gt;&lt;/Cite&gt;&lt;/EndNote&gt;</w:instrText>
      </w:r>
      <w:r w:rsidR="0079170A">
        <w:rPr>
          <w:rFonts w:ascii="Arial" w:hAnsi="Arial" w:cs="Arial"/>
        </w:rPr>
        <w:fldChar w:fldCharType="separate"/>
      </w:r>
      <w:r w:rsidR="0079170A">
        <w:rPr>
          <w:rFonts w:ascii="Arial" w:hAnsi="Arial" w:cs="Arial"/>
          <w:noProof/>
        </w:rPr>
        <w:t>Boss and Krauss (2022)</w:t>
      </w:r>
      <w:r w:rsidR="0079170A">
        <w:rPr>
          <w:rFonts w:ascii="Arial" w:hAnsi="Arial" w:cs="Arial"/>
        </w:rPr>
        <w:fldChar w:fldCharType="end"/>
      </w:r>
      <w:r>
        <w:rPr>
          <w:rFonts w:ascii="Arial" w:hAnsi="Arial" w:cs="Arial"/>
        </w:rPr>
        <w:t xml:space="preserve">, </w:t>
      </w:r>
      <w:r w:rsidR="00CD4B75" w:rsidRPr="00CD4B75">
        <w:rPr>
          <w:rFonts w:ascii="Arial" w:hAnsi="Arial" w:cs="Arial"/>
        </w:rPr>
        <w:t>PBL has been found to have numerous benefits for students</w:t>
      </w:r>
      <w:r w:rsidR="00F5579C">
        <w:rPr>
          <w:rFonts w:ascii="Arial" w:hAnsi="Arial" w:cs="Arial"/>
        </w:rPr>
        <w:t xml:space="preserve"> which</w:t>
      </w:r>
      <w:r w:rsidR="00CD4B75" w:rsidRPr="00CD4B75">
        <w:rPr>
          <w:rFonts w:ascii="Arial" w:hAnsi="Arial" w:cs="Arial"/>
        </w:rPr>
        <w:t xml:space="preserve"> includ</w:t>
      </w:r>
      <w:r w:rsidR="00F5579C">
        <w:rPr>
          <w:rFonts w:ascii="Arial" w:hAnsi="Arial" w:cs="Arial"/>
        </w:rPr>
        <w:t>ed</w:t>
      </w:r>
      <w:r w:rsidR="00CD4B75" w:rsidRPr="00CD4B75">
        <w:rPr>
          <w:rFonts w:ascii="Arial" w:hAnsi="Arial" w:cs="Arial"/>
        </w:rPr>
        <w:t xml:space="preserve"> improved motivation, engagement and achievement. It also promotes the development of essential skills</w:t>
      </w:r>
      <w:r w:rsidR="00F5579C">
        <w:rPr>
          <w:rFonts w:ascii="Arial" w:hAnsi="Arial" w:cs="Arial"/>
        </w:rPr>
        <w:t xml:space="preserve"> (like </w:t>
      </w:r>
      <w:r w:rsidR="00CD4B75" w:rsidRPr="00CD4B75">
        <w:rPr>
          <w:rFonts w:ascii="Arial" w:hAnsi="Arial" w:cs="Arial"/>
        </w:rPr>
        <w:t>communication, collaboration, creativity and innovation</w:t>
      </w:r>
      <w:r w:rsidR="00F5579C">
        <w:rPr>
          <w:rFonts w:ascii="Arial" w:hAnsi="Arial" w:cs="Arial"/>
        </w:rPr>
        <w:t>)</w:t>
      </w:r>
      <w:r w:rsidR="00CD4B75" w:rsidRPr="00CD4B75">
        <w:rPr>
          <w:rFonts w:ascii="Arial" w:hAnsi="Arial" w:cs="Arial"/>
        </w:rPr>
        <w:t xml:space="preserve"> which are highly valued in </w:t>
      </w:r>
      <w:r w:rsidR="00F5579C">
        <w:rPr>
          <w:rFonts w:ascii="Arial" w:hAnsi="Arial" w:cs="Arial"/>
        </w:rPr>
        <w:t>professional workspaces</w:t>
      </w:r>
      <w:r w:rsidR="003A7256">
        <w:rPr>
          <w:rFonts w:ascii="Arial" w:hAnsi="Arial" w:cs="Arial"/>
        </w:rPr>
        <w:t>, as seen in the S</w:t>
      </w:r>
      <w:r w:rsidR="00282FAB">
        <w:rPr>
          <w:rFonts w:ascii="Arial" w:hAnsi="Arial" w:cs="Arial"/>
        </w:rPr>
        <w:t xml:space="preserve">lovakian study done by </w:t>
      </w:r>
      <w:r w:rsidR="00282FAB">
        <w:rPr>
          <w:rFonts w:ascii="Arial" w:hAnsi="Arial" w:cs="Arial"/>
        </w:rPr>
        <w:fldChar w:fldCharType="begin"/>
      </w:r>
      <w:r w:rsidR="00DB2934">
        <w:rPr>
          <w:rFonts w:ascii="Arial" w:hAnsi="Arial" w:cs="Arial"/>
        </w:rPr>
        <w:instrText xml:space="preserve"> ADDIN EN.CITE &lt;EndNote&gt;&lt;Cite AuthorYear="1"&gt;&lt;Author&gt;Maros&lt;/Author&gt;&lt;Year&gt;2023&lt;/Year&gt;&lt;RecNum&gt;64&lt;/RecNum&gt;&lt;DisplayText&gt;Maros et al. (2023)&lt;/DisplayText&gt;&lt;record&gt;&lt;rec-number&gt;64&lt;/rec-number&gt;&lt;foreign-keys&gt;&lt;key app="EN" db-id="2pepsz2ps0t2smeext2x9weqdwrtfztdwsaw" timestamp="1741699480" guid="4af2a3db-40e8-44ce-837c-1fad2c67f8ba"&gt;64&lt;/key&gt;&lt;/foreign-keys&gt;&lt;ref-type name="Journal Article"&gt;17&lt;/ref-type&gt;&lt;contributors&gt;&lt;authors&gt;&lt;author&gt;Maros, Milan&lt;/author&gt;&lt;author&gt;Korenkova, Marcela&lt;/author&gt;&lt;author&gt;Fila, Milan&lt;/author&gt;&lt;author&gt;Levicky, Michal&lt;/author&gt;&lt;author&gt;Schoberova, Maria&lt;/author&gt;&lt;/authors&gt;&lt;/contributors&gt;&lt;titles&gt;&lt;title&gt;Project-based learning and its effectiveness: evidence from Slovakia&lt;/title&gt;&lt;secondary-title&gt;Interactive Learning Environments&lt;/secondary-title&gt;&lt;/titles&gt;&lt;periodical&gt;&lt;full-title&gt;Interactive Learning Environments&lt;/full-title&gt;&lt;/periodical&gt;&lt;pages&gt;4147-4155&lt;/pages&gt;&lt;volume&gt;31&lt;/volume&gt;&lt;number&gt;7&lt;/number&gt;&lt;dates&gt;&lt;year&gt;2023&lt;/year&gt;&lt;/dates&gt;&lt;isbn&gt;1049-4820&lt;/isbn&gt;&lt;urls&gt;&lt;/urls&gt;&lt;/record&gt;&lt;/Cite&gt;&lt;/EndNote&gt;</w:instrText>
      </w:r>
      <w:r w:rsidR="00282FAB">
        <w:rPr>
          <w:rFonts w:ascii="Arial" w:hAnsi="Arial" w:cs="Arial"/>
        </w:rPr>
        <w:fldChar w:fldCharType="separate"/>
      </w:r>
      <w:r w:rsidR="00282FAB">
        <w:rPr>
          <w:rFonts w:ascii="Arial" w:hAnsi="Arial" w:cs="Arial"/>
          <w:noProof/>
        </w:rPr>
        <w:t>Maros et al. (2023)</w:t>
      </w:r>
      <w:r w:rsidR="00282FAB">
        <w:rPr>
          <w:rFonts w:ascii="Arial" w:hAnsi="Arial" w:cs="Arial"/>
        </w:rPr>
        <w:fldChar w:fldCharType="end"/>
      </w:r>
      <w:r w:rsidR="004700AE">
        <w:rPr>
          <w:rFonts w:ascii="Arial" w:hAnsi="Arial" w:cs="Arial"/>
        </w:rPr>
        <w:t xml:space="preserve"> </w:t>
      </w:r>
      <w:r w:rsidR="00CD4B75" w:rsidRPr="00CD4B75">
        <w:rPr>
          <w:rFonts w:ascii="Arial" w:hAnsi="Arial" w:cs="Arial"/>
        </w:rPr>
        <w:t>.</w:t>
      </w:r>
      <w:r w:rsidR="00AB5DD2">
        <w:rPr>
          <w:rFonts w:ascii="Arial" w:hAnsi="Arial" w:cs="Arial"/>
        </w:rPr>
        <w:t xml:space="preserve"> </w:t>
      </w:r>
      <w:r w:rsidR="00861889">
        <w:rPr>
          <w:rFonts w:ascii="Arial" w:hAnsi="Arial" w:cs="Arial"/>
        </w:rPr>
        <w:t xml:space="preserve">PBL </w:t>
      </w:r>
      <w:r w:rsidR="00CD4B75" w:rsidRPr="00CD4B75">
        <w:rPr>
          <w:rFonts w:ascii="Arial" w:hAnsi="Arial" w:cs="Arial"/>
        </w:rPr>
        <w:t>is a valuable educational approach that</w:t>
      </w:r>
      <w:r w:rsidR="00861889">
        <w:rPr>
          <w:rFonts w:ascii="Arial" w:hAnsi="Arial" w:cs="Arial"/>
        </w:rPr>
        <w:t xml:space="preserve"> </w:t>
      </w:r>
      <w:r w:rsidR="00CD4B75" w:rsidRPr="00CD4B75">
        <w:rPr>
          <w:rFonts w:ascii="Arial" w:hAnsi="Arial" w:cs="Arial"/>
        </w:rPr>
        <w:t>help</w:t>
      </w:r>
      <w:r w:rsidR="00861889">
        <w:rPr>
          <w:rFonts w:ascii="Arial" w:hAnsi="Arial" w:cs="Arial"/>
        </w:rPr>
        <w:t>s</w:t>
      </w:r>
      <w:r w:rsidR="00CD4B75" w:rsidRPr="00CD4B75">
        <w:rPr>
          <w:rFonts w:ascii="Arial" w:hAnsi="Arial" w:cs="Arial"/>
        </w:rPr>
        <w:t xml:space="preserve"> students develop </w:t>
      </w:r>
      <w:r w:rsidR="00861889">
        <w:rPr>
          <w:rFonts w:ascii="Arial" w:hAnsi="Arial" w:cs="Arial"/>
        </w:rPr>
        <w:t xml:space="preserve">the </w:t>
      </w:r>
      <w:r w:rsidR="00CD4B75" w:rsidRPr="00CD4B75">
        <w:rPr>
          <w:rFonts w:ascii="Arial" w:hAnsi="Arial" w:cs="Arial"/>
        </w:rPr>
        <w:t xml:space="preserve">essential skills and knowledge </w:t>
      </w:r>
      <w:r w:rsidR="00861889">
        <w:rPr>
          <w:rFonts w:ascii="Arial" w:hAnsi="Arial" w:cs="Arial"/>
        </w:rPr>
        <w:t>need</w:t>
      </w:r>
      <w:ins w:id="23" w:author="Jacqui Muller" w:date="2025-05-30T15:31:00Z" w16du:dateUtc="2025-05-30T13:31:00Z">
        <w:r w:rsidR="00747C89">
          <w:rPr>
            <w:rFonts w:ascii="Arial" w:hAnsi="Arial" w:cs="Arial"/>
          </w:rPr>
          <w:t>ed</w:t>
        </w:r>
      </w:ins>
      <w:r w:rsidR="00861889">
        <w:rPr>
          <w:rFonts w:ascii="Arial" w:hAnsi="Arial" w:cs="Arial"/>
        </w:rPr>
        <w:t xml:space="preserve"> to be productive participants of the workforce, </w:t>
      </w:r>
      <w:r w:rsidR="00CD4B75" w:rsidRPr="00CD4B75">
        <w:rPr>
          <w:rFonts w:ascii="Arial" w:hAnsi="Arial" w:cs="Arial"/>
        </w:rPr>
        <w:t>while promoting motivation and interest in academic disciplines</w:t>
      </w:r>
      <w:r w:rsidR="0097714A">
        <w:rPr>
          <w:rFonts w:ascii="Arial" w:hAnsi="Arial" w:cs="Arial"/>
        </w:rPr>
        <w:t xml:space="preserve"> </w:t>
      </w:r>
      <w:r w:rsidR="0097714A">
        <w:rPr>
          <w:rFonts w:ascii="Arial" w:hAnsi="Arial" w:cs="Arial"/>
        </w:rPr>
        <w:fldChar w:fldCharType="begin"/>
      </w:r>
      <w:r w:rsidR="0097714A">
        <w:rPr>
          <w:rFonts w:ascii="Arial" w:hAnsi="Arial" w:cs="Arial"/>
        </w:rPr>
        <w:instrText xml:space="preserve"> ADDIN EN.CITE &lt;EndNote&gt;&lt;Cite&gt;&lt;Author&gt;Janse van Rensburg&lt;/Author&gt;&lt;Year&gt;2022&lt;/Year&gt;&lt;RecNum&gt;250&lt;/RecNum&gt;&lt;DisplayText&gt;(Janse van Rensburg, 2022)&lt;/DisplayText&gt;&lt;record&gt;&lt;rec-number&gt;250&lt;/rec-number&gt;&lt;foreign-keys&gt;&lt;key app="EN" db-id="tvwvapaxg9ex05eazxovx9txprdff9z5ft0a" timestamp="1676826297"&gt;250&lt;/key&gt;&lt;/foreign-keys&gt;&lt;ref-type name="Conference Proceedings"&gt;10&lt;/ref-type&gt;&lt;contributors&gt;&lt;authors&gt;&lt;author&gt;Janse van Rensburg, JT&lt;/author&gt;&lt;/authors&gt;&lt;/contributors&gt;&lt;titles&gt;&lt;title&gt;Project-based learning guidelines for IT higher education&lt;/title&gt;&lt;secondary-title&gt;ICT Education: 50th Annual Conference of the Southern African Computer Lecturers&amp;apos; Association, SACLA 2021, Johannesburg, South Africa, July 16, 2021, Revised Selected Papers&lt;/secondary-title&gt;&lt;/titles&gt;&lt;pages&gt;67-81&lt;/pages&gt;&lt;dates&gt;&lt;year&gt;2022&lt;/year&gt;&lt;/dates&gt;&lt;publisher&gt;Springer&lt;/publisher&gt;&lt;urls&gt;&lt;/urls&gt;&lt;/record&gt;&lt;/Cite&gt;&lt;/EndNote&gt;</w:instrText>
      </w:r>
      <w:r w:rsidR="0097714A">
        <w:rPr>
          <w:rFonts w:ascii="Arial" w:hAnsi="Arial" w:cs="Arial"/>
        </w:rPr>
        <w:fldChar w:fldCharType="separate"/>
      </w:r>
      <w:r w:rsidR="0097714A">
        <w:rPr>
          <w:rFonts w:ascii="Arial" w:hAnsi="Arial" w:cs="Arial"/>
          <w:noProof/>
        </w:rPr>
        <w:t>(Janse van Rensburg, 2022)</w:t>
      </w:r>
      <w:r w:rsidR="0097714A">
        <w:rPr>
          <w:rFonts w:ascii="Arial" w:hAnsi="Arial" w:cs="Arial"/>
        </w:rPr>
        <w:fldChar w:fldCharType="end"/>
      </w:r>
      <w:r w:rsidR="00CD4B75" w:rsidRPr="00CD4B75">
        <w:rPr>
          <w:rFonts w:ascii="Arial" w:hAnsi="Arial" w:cs="Arial"/>
        </w:rPr>
        <w:t>.</w:t>
      </w:r>
      <w:del w:id="24" w:author="Jacqui Muller" w:date="2025-05-30T15:30:00Z" w16du:dateUtc="2025-05-30T13:30:00Z">
        <w:r w:rsidR="00C453C3" w:rsidDel="00ED299C">
          <w:rPr>
            <w:rFonts w:ascii="Arial" w:hAnsi="Arial" w:cs="Arial"/>
          </w:rPr>
          <w:delText xml:space="preserve"> </w:delText>
        </w:r>
      </w:del>
    </w:p>
    <w:p w14:paraId="72153B81" w14:textId="77777777" w:rsidR="00CD4B75" w:rsidRPr="00CD4B75" w:rsidRDefault="00CD4B75" w:rsidP="00CD4B75">
      <w:pPr>
        <w:jc w:val="both"/>
        <w:rPr>
          <w:rFonts w:ascii="Arial" w:hAnsi="Arial" w:cs="Arial"/>
        </w:rPr>
      </w:pPr>
    </w:p>
    <w:p w14:paraId="33AC120B" w14:textId="7BEBDEE3" w:rsidR="00BB43C2" w:rsidRPr="00BB43C2" w:rsidRDefault="00BB43C2" w:rsidP="008A6D7F">
      <w:pPr>
        <w:pStyle w:val="Heading2"/>
        <w:numPr>
          <w:ilvl w:val="1"/>
          <w:numId w:val="1"/>
        </w:numPr>
        <w:rPr>
          <w:rFonts w:ascii="Arial" w:hAnsi="Arial" w:cs="Arial"/>
          <w:b/>
          <w:bCs/>
          <w:color w:val="auto"/>
        </w:rPr>
      </w:pPr>
      <w:r w:rsidRPr="00BB43C2">
        <w:rPr>
          <w:rFonts w:ascii="Arial" w:hAnsi="Arial" w:cs="Arial"/>
          <w:b/>
          <w:bCs/>
          <w:color w:val="auto"/>
        </w:rPr>
        <w:lastRenderedPageBreak/>
        <w:t>Context-Based Learning</w:t>
      </w:r>
    </w:p>
    <w:p w14:paraId="60D9EB43" w14:textId="5F000E6B" w:rsidR="00BB43C2" w:rsidRPr="00BB43C2" w:rsidRDefault="00BB43C2" w:rsidP="00BB43C2">
      <w:pPr>
        <w:jc w:val="both"/>
        <w:rPr>
          <w:rFonts w:ascii="Arial" w:hAnsi="Arial" w:cs="Arial"/>
        </w:rPr>
      </w:pPr>
      <w:r w:rsidRPr="00BB43C2">
        <w:rPr>
          <w:rFonts w:ascii="Arial" w:hAnsi="Arial" w:cs="Arial"/>
        </w:rPr>
        <w:t xml:space="preserve">Context-based learning is </w:t>
      </w:r>
      <w:r w:rsidR="007D350B">
        <w:rPr>
          <w:rFonts w:ascii="Arial" w:hAnsi="Arial" w:cs="Arial"/>
        </w:rPr>
        <w:t xml:space="preserve">referred to as </w:t>
      </w:r>
      <w:r w:rsidRPr="00BB43C2">
        <w:rPr>
          <w:rFonts w:ascii="Arial" w:hAnsi="Arial" w:cs="Arial"/>
        </w:rPr>
        <w:t>an educational approach that incorporates real-world problems and challenges, allowing students to learn through practical application and inquiry-based learning</w:t>
      </w:r>
      <w:r w:rsidR="00A17DBC">
        <w:rPr>
          <w:rFonts w:ascii="Arial" w:hAnsi="Arial" w:cs="Arial"/>
        </w:rPr>
        <w:t xml:space="preserve"> </w:t>
      </w:r>
      <w:r w:rsidR="00A17DBC">
        <w:rPr>
          <w:rFonts w:ascii="Arial" w:hAnsi="Arial" w:cs="Arial"/>
        </w:rPr>
        <w:fldChar w:fldCharType="begin"/>
      </w:r>
      <w:r w:rsidR="00545DF1">
        <w:rPr>
          <w:rFonts w:ascii="Arial" w:hAnsi="Arial" w:cs="Arial"/>
        </w:rPr>
        <w:instrText xml:space="preserve"> ADDIN EN.CITE &lt;EndNote&gt;&lt;Cite&gt;&lt;Author&gt;Javed&lt;/Author&gt;&lt;Year&gt;2021&lt;/Year&gt;&lt;RecNum&gt;68&lt;/RecNum&gt;&lt;DisplayText&gt;(Javed et al., 2021)&lt;/DisplayText&gt;&lt;record&gt;&lt;rec-number&gt;68&lt;/rec-number&gt;&lt;foreign-keys&gt;&lt;key app="EN" db-id="2pepsz2ps0t2smeext2x9weqdwrtfztdwsaw" timestamp="1748625173"&gt;68&lt;/key&gt;&lt;/foreign-keys&gt;&lt;ref-type name="Journal Article"&gt;17&lt;/ref-type&gt;&lt;contributors&gt;&lt;authors&gt;&lt;author&gt;Javed, Umair&lt;/author&gt;&lt;author&gt;Shaukat, Kamran&lt;/author&gt;&lt;author&gt;Hameed, Ibrahim A&lt;/author&gt;&lt;author&gt;Iqbal, Farhat&lt;/author&gt;&lt;author&gt;Alam, Talha Mahboob&lt;/author&gt;&lt;author&gt;Luo, Suhuai&lt;/author&gt;&lt;/authors&gt;&lt;/contributors&gt;&lt;titles&gt;&lt;title&gt;A review of content-based and context-based recommendation systems&lt;/title&gt;&lt;secondary-title&gt;International Journal of Emerging Technologies in Learning (iJET)&lt;/secondary-title&gt;&lt;/titles&gt;&lt;periodical&gt;&lt;full-title&gt;International Journal of Emerging Technologies in Learning (iJET)&lt;/full-title&gt;&lt;/periodical&gt;&lt;pages&gt;274-306&lt;/pages&gt;&lt;volume&gt;16&lt;/volume&gt;&lt;number&gt;3&lt;/number&gt;&lt;dates&gt;&lt;year&gt;2021&lt;/year&gt;&lt;/dates&gt;&lt;isbn&gt;1863-0383&lt;/isbn&gt;&lt;urls&gt;&lt;/urls&gt;&lt;/record&gt;&lt;/Cite&gt;&lt;/EndNote&gt;</w:instrText>
      </w:r>
      <w:r w:rsidR="00A17DBC">
        <w:rPr>
          <w:rFonts w:ascii="Arial" w:hAnsi="Arial" w:cs="Arial"/>
        </w:rPr>
        <w:fldChar w:fldCharType="separate"/>
      </w:r>
      <w:r w:rsidR="00843C81">
        <w:rPr>
          <w:rFonts w:ascii="Arial" w:hAnsi="Arial" w:cs="Arial"/>
          <w:noProof/>
        </w:rPr>
        <w:t>(Javed et al., 2021)</w:t>
      </w:r>
      <w:r w:rsidR="00A17DBC">
        <w:rPr>
          <w:rFonts w:ascii="Arial" w:hAnsi="Arial" w:cs="Arial"/>
        </w:rPr>
        <w:fldChar w:fldCharType="end"/>
      </w:r>
      <w:r w:rsidRPr="00BB43C2">
        <w:rPr>
          <w:rFonts w:ascii="Arial" w:hAnsi="Arial" w:cs="Arial"/>
        </w:rPr>
        <w:t xml:space="preserve">. </w:t>
      </w:r>
      <w:r w:rsidR="007D350B">
        <w:rPr>
          <w:rFonts w:ascii="Arial" w:hAnsi="Arial" w:cs="Arial"/>
        </w:rPr>
        <w:t xml:space="preserve">This </w:t>
      </w:r>
      <w:r w:rsidRPr="00BB43C2">
        <w:rPr>
          <w:rFonts w:ascii="Arial" w:hAnsi="Arial" w:cs="Arial"/>
        </w:rPr>
        <w:t>approach</w:t>
      </w:r>
      <w:r w:rsidR="007D350B">
        <w:rPr>
          <w:rFonts w:ascii="Arial" w:hAnsi="Arial" w:cs="Arial"/>
        </w:rPr>
        <w:t xml:space="preserve"> allows</w:t>
      </w:r>
      <w:r w:rsidRPr="00BB43C2">
        <w:rPr>
          <w:rFonts w:ascii="Arial" w:hAnsi="Arial" w:cs="Arial"/>
        </w:rPr>
        <w:t xml:space="preserve"> students </w:t>
      </w:r>
      <w:r w:rsidR="007D350B">
        <w:rPr>
          <w:rFonts w:ascii="Arial" w:hAnsi="Arial" w:cs="Arial"/>
        </w:rPr>
        <w:t xml:space="preserve">to </w:t>
      </w:r>
      <w:r w:rsidRPr="00BB43C2">
        <w:rPr>
          <w:rFonts w:ascii="Arial" w:hAnsi="Arial" w:cs="Arial"/>
        </w:rPr>
        <w:t xml:space="preserve">work collaboratively to develop and implement </w:t>
      </w:r>
      <w:r w:rsidR="002518FC">
        <w:rPr>
          <w:rFonts w:ascii="Arial" w:hAnsi="Arial" w:cs="Arial"/>
        </w:rPr>
        <w:t>solutions</w:t>
      </w:r>
      <w:r w:rsidRPr="00BB43C2">
        <w:rPr>
          <w:rFonts w:ascii="Arial" w:hAnsi="Arial" w:cs="Arial"/>
        </w:rPr>
        <w:t xml:space="preserve"> address</w:t>
      </w:r>
      <w:r w:rsidR="002518FC">
        <w:rPr>
          <w:rFonts w:ascii="Arial" w:hAnsi="Arial" w:cs="Arial"/>
        </w:rPr>
        <w:t>ing</w:t>
      </w:r>
      <w:r w:rsidRPr="00BB43C2">
        <w:rPr>
          <w:rFonts w:ascii="Arial" w:hAnsi="Arial" w:cs="Arial"/>
        </w:rPr>
        <w:t xml:space="preserve"> issues within </w:t>
      </w:r>
      <w:r w:rsidR="002518FC">
        <w:rPr>
          <w:rFonts w:ascii="Arial" w:hAnsi="Arial" w:cs="Arial"/>
        </w:rPr>
        <w:t xml:space="preserve">specific </w:t>
      </w:r>
      <w:r w:rsidRPr="00BB43C2">
        <w:rPr>
          <w:rFonts w:ascii="Arial" w:hAnsi="Arial" w:cs="Arial"/>
        </w:rPr>
        <w:t>communit</w:t>
      </w:r>
      <w:r w:rsidR="002518FC">
        <w:rPr>
          <w:rFonts w:ascii="Arial" w:hAnsi="Arial" w:cs="Arial"/>
        </w:rPr>
        <w:t>ies</w:t>
      </w:r>
      <w:r w:rsidRPr="00BB43C2">
        <w:rPr>
          <w:rFonts w:ascii="Arial" w:hAnsi="Arial" w:cs="Arial"/>
        </w:rPr>
        <w:t xml:space="preserve"> or societ</w:t>
      </w:r>
      <w:r w:rsidR="002518FC">
        <w:rPr>
          <w:rFonts w:ascii="Arial" w:hAnsi="Arial" w:cs="Arial"/>
        </w:rPr>
        <w:t>ies</w:t>
      </w:r>
      <w:r w:rsidRPr="00BB43C2">
        <w:rPr>
          <w:rFonts w:ascii="Arial" w:hAnsi="Arial" w:cs="Arial"/>
        </w:rPr>
        <w:t>, applying academic knowledge to real-world contexts</w:t>
      </w:r>
      <w:r w:rsidR="006C757D">
        <w:rPr>
          <w:rFonts w:ascii="Arial" w:hAnsi="Arial" w:cs="Arial"/>
        </w:rPr>
        <w:t xml:space="preserve"> to enhance the students skillset</w:t>
      </w:r>
      <w:r w:rsidR="00E04171">
        <w:rPr>
          <w:rFonts w:ascii="Arial" w:hAnsi="Arial" w:cs="Arial"/>
        </w:rPr>
        <w:t xml:space="preserve"> </w:t>
      </w:r>
      <w:r w:rsidR="00CC667A">
        <w:rPr>
          <w:rFonts w:ascii="Arial" w:hAnsi="Arial" w:cs="Arial"/>
        </w:rPr>
        <w:fldChar w:fldCharType="begin"/>
      </w:r>
      <w:r w:rsidR="00843C81">
        <w:rPr>
          <w:rFonts w:ascii="Arial" w:hAnsi="Arial" w:cs="Arial"/>
        </w:rPr>
        <w:instrText xml:space="preserve"> ADDIN EN.CITE &lt;EndNote&gt;&lt;Cite&gt;&lt;Author&gt;Nittayathammakul&lt;/Author&gt;&lt;Year&gt;2021&lt;/Year&gt;&lt;RecNum&gt;270&lt;/RecNum&gt;&lt;DisplayText&gt;(Nittayathammakul et al., 2021)&lt;/DisplayText&gt;&lt;record&gt;&lt;rec-number&gt;270&lt;/rec-number&gt;&lt;foreign-keys&gt;&lt;key app="EN" db-id="tvwvapaxg9ex05eazxovx9txprdff9z5ft0a" timestamp="1676886600"&gt;270&lt;/key&gt;&lt;/foreign-keys&gt;&lt;ref-type name="Conference Proceedings"&gt;10&lt;/ref-type&gt;&lt;contributors&gt;&lt;authors&gt;&lt;author&gt;Nittayathammakul, Vitsanu&lt;/author&gt;&lt;author&gt;Chatwattana, Pinanta&lt;/author&gt;&lt;author&gt;Piriyasurawong, Pallop&lt;/author&gt;&lt;/authors&gt;&lt;/contributors&gt;&lt;titles&gt;&lt;title&gt;Conceptual Framework of Crowd Context-Based Learning via IoT Wearable Technology to Promote Digital Health Literacy&lt;/title&gt;&lt;secondary-title&gt;2021 5th International Conference on E-Society, E-Education and E-Technology&lt;/secondary-title&gt;&lt;/titles&gt;&lt;pages&gt;113-119&lt;/pages&gt;&lt;dates&gt;&lt;year&gt;2021&lt;/year&gt;&lt;/dates&gt;&lt;urls&gt;&lt;/urls&gt;&lt;/record&gt;&lt;/Cite&gt;&lt;/EndNote&gt;</w:instrText>
      </w:r>
      <w:r w:rsidR="00CC667A">
        <w:rPr>
          <w:rFonts w:ascii="Arial" w:hAnsi="Arial" w:cs="Arial"/>
        </w:rPr>
        <w:fldChar w:fldCharType="separate"/>
      </w:r>
      <w:r w:rsidR="00843C81">
        <w:rPr>
          <w:rFonts w:ascii="Arial" w:hAnsi="Arial" w:cs="Arial"/>
          <w:noProof/>
        </w:rPr>
        <w:t>(Nittayathammakul et al., 2021)</w:t>
      </w:r>
      <w:r w:rsidR="00CC667A">
        <w:rPr>
          <w:rFonts w:ascii="Arial" w:hAnsi="Arial" w:cs="Arial"/>
        </w:rPr>
        <w:fldChar w:fldCharType="end"/>
      </w:r>
      <w:r w:rsidRPr="00BB43C2">
        <w:rPr>
          <w:rFonts w:ascii="Arial" w:hAnsi="Arial" w:cs="Arial"/>
        </w:rPr>
        <w:t>.</w:t>
      </w:r>
    </w:p>
    <w:p w14:paraId="2D57C8F0" w14:textId="3D30D828" w:rsidR="00BB43C2" w:rsidRDefault="00BB43C2" w:rsidP="00BB43C2">
      <w:pPr>
        <w:jc w:val="both"/>
        <w:rPr>
          <w:rFonts w:ascii="Arial" w:hAnsi="Arial" w:cs="Arial"/>
        </w:rPr>
      </w:pPr>
      <w:r w:rsidRPr="00BB43C2">
        <w:rPr>
          <w:rFonts w:ascii="Arial" w:hAnsi="Arial" w:cs="Arial"/>
        </w:rPr>
        <w:t>According to</w:t>
      </w:r>
      <w:r w:rsidR="00CB3F50">
        <w:rPr>
          <w:rFonts w:ascii="Arial" w:hAnsi="Arial" w:cs="Arial"/>
        </w:rPr>
        <w:t xml:space="preserve"> </w:t>
      </w:r>
      <w:r w:rsidR="00CB3F50">
        <w:rPr>
          <w:rFonts w:ascii="Arial" w:hAnsi="Arial" w:cs="Arial"/>
        </w:rPr>
        <w:fldChar w:fldCharType="begin"/>
      </w:r>
      <w:r w:rsidR="00C90BAF">
        <w:rPr>
          <w:rFonts w:ascii="Arial" w:hAnsi="Arial" w:cs="Arial"/>
        </w:rPr>
        <w:instrText xml:space="preserve"> ADDIN EN.CITE &lt;EndNote&gt;&lt;Cite AuthorYear="1"&gt;&lt;Author&gt;Krajcik&lt;/Author&gt;&lt;Year&gt;2008&lt;/Year&gt;&lt;RecNum&gt;67&lt;/RecNum&gt;&lt;DisplayText&gt;Krajcik et al. (2008)&lt;/DisplayText&gt;&lt;record&gt;&lt;rec-number&gt;67&lt;/rec-number&gt;&lt;foreign-keys&gt;&lt;key app="EN" db-id="2pepsz2ps0t2smeext2x9weqdwrtfztdwsaw" timestamp="1748625049"&gt;67&lt;/key&gt;&lt;/foreign-keys&gt;&lt;ref-type name="Journal Article"&gt;17&lt;/ref-type&gt;&lt;contributors&gt;&lt;authors&gt;&lt;author&gt;Krajcik, Joseph&lt;/author&gt;&lt;author&gt;McNeill, Katherine L&lt;/author&gt;&lt;author&gt;Reiser, Brian J&lt;/author&gt;&lt;/authors&gt;&lt;/contributors&gt;&lt;titles&gt;&lt;title&gt;Learning</w:instrText>
      </w:r>
      <w:r w:rsidR="00C90BAF">
        <w:rPr>
          <w:rFonts w:ascii="Cambria Math" w:hAnsi="Cambria Math" w:cs="Cambria Math"/>
        </w:rPr>
        <w:instrText>‐</w:instrText>
      </w:r>
      <w:r w:rsidR="00C90BAF">
        <w:rPr>
          <w:rFonts w:ascii="Arial" w:hAnsi="Arial" w:cs="Arial"/>
        </w:rPr>
        <w:instrText>goals</w:instrText>
      </w:r>
      <w:r w:rsidR="00C90BAF">
        <w:rPr>
          <w:rFonts w:ascii="Cambria Math" w:hAnsi="Cambria Math" w:cs="Cambria Math"/>
        </w:rPr>
        <w:instrText>‐</w:instrText>
      </w:r>
      <w:r w:rsidR="00C90BAF">
        <w:rPr>
          <w:rFonts w:ascii="Arial" w:hAnsi="Arial" w:cs="Arial"/>
        </w:rPr>
        <w:instrText>driven design model: Developing curriculum materials that align with national standards and incorporate project</w:instrText>
      </w:r>
      <w:r w:rsidR="00C90BAF">
        <w:rPr>
          <w:rFonts w:ascii="Cambria Math" w:hAnsi="Cambria Math" w:cs="Cambria Math"/>
        </w:rPr>
        <w:instrText>‐</w:instrText>
      </w:r>
      <w:r w:rsidR="00C90BAF">
        <w:rPr>
          <w:rFonts w:ascii="Arial" w:hAnsi="Arial" w:cs="Arial"/>
        </w:rPr>
        <w:instrText>based pedagogy&lt;/title&gt;&lt;secondary-title&gt;Science education&lt;/secondary-title&gt;&lt;/titles&gt;&lt;periodical&gt;&lt;full-title&gt;Science education&lt;/full-title&gt;&lt;/periodical&gt;&lt;pages&gt;1-32&lt;/pages&gt;&lt;volume&gt;92&lt;/volume&gt;&lt;number&gt;1&lt;/number&gt;&lt;dates&gt;&lt;year&gt;2008&lt;/year&gt;&lt;/dates&gt;&lt;isbn&gt;0036-8326&lt;/isbn&gt;&lt;urls&gt;&lt;/urls&gt;&lt;/record&gt;&lt;/Cite&gt;&lt;/EndNote&gt;</w:instrText>
      </w:r>
      <w:r w:rsidR="00CB3F50">
        <w:rPr>
          <w:rFonts w:ascii="Arial" w:hAnsi="Arial" w:cs="Arial"/>
        </w:rPr>
        <w:fldChar w:fldCharType="separate"/>
      </w:r>
      <w:r w:rsidR="00843C81">
        <w:rPr>
          <w:rFonts w:ascii="Arial" w:hAnsi="Arial" w:cs="Arial"/>
          <w:noProof/>
        </w:rPr>
        <w:t>Krajcik et al. (2008)</w:t>
      </w:r>
      <w:r w:rsidR="00CB3F50">
        <w:rPr>
          <w:rFonts w:ascii="Arial" w:hAnsi="Arial" w:cs="Arial"/>
        </w:rPr>
        <w:fldChar w:fldCharType="end"/>
      </w:r>
      <w:r w:rsidRPr="00BB43C2">
        <w:rPr>
          <w:rFonts w:ascii="Arial" w:hAnsi="Arial" w:cs="Arial"/>
        </w:rPr>
        <w:t xml:space="preserve">, context-based learning is an effective way to engage students </w:t>
      </w:r>
      <w:r w:rsidR="002F1EB0">
        <w:rPr>
          <w:rFonts w:ascii="Arial" w:hAnsi="Arial" w:cs="Arial"/>
        </w:rPr>
        <w:t xml:space="preserve">while </w:t>
      </w:r>
      <w:r w:rsidRPr="00BB43C2">
        <w:rPr>
          <w:rFonts w:ascii="Arial" w:hAnsi="Arial" w:cs="Arial"/>
        </w:rPr>
        <w:t xml:space="preserve">creating learning environments that are </w:t>
      </w:r>
      <w:r w:rsidR="002F1EB0">
        <w:rPr>
          <w:rFonts w:ascii="Arial" w:hAnsi="Arial" w:cs="Arial"/>
        </w:rPr>
        <w:t>industry-</w:t>
      </w:r>
      <w:r w:rsidRPr="00BB43C2">
        <w:rPr>
          <w:rFonts w:ascii="Arial" w:hAnsi="Arial" w:cs="Arial"/>
        </w:rPr>
        <w:t xml:space="preserve">relevant. This approach allows students to see the practical applications of </w:t>
      </w:r>
      <w:r w:rsidR="002F1EB0">
        <w:rPr>
          <w:rFonts w:ascii="Arial" w:hAnsi="Arial" w:cs="Arial"/>
        </w:rPr>
        <w:t>technology and the effect it has on day-to-day activities</w:t>
      </w:r>
      <w:r w:rsidR="00F62A0F">
        <w:rPr>
          <w:rFonts w:ascii="Arial" w:hAnsi="Arial" w:cs="Arial"/>
        </w:rPr>
        <w:t xml:space="preserve">. Context-based learning </w:t>
      </w:r>
      <w:r w:rsidRPr="00BB43C2">
        <w:rPr>
          <w:rFonts w:ascii="Arial" w:hAnsi="Arial" w:cs="Arial"/>
        </w:rPr>
        <w:t xml:space="preserve">encourages </w:t>
      </w:r>
      <w:r w:rsidR="006359F1">
        <w:rPr>
          <w:rFonts w:ascii="Arial" w:hAnsi="Arial" w:cs="Arial"/>
        </w:rPr>
        <w:t xml:space="preserve">students </w:t>
      </w:r>
      <w:r w:rsidRPr="00BB43C2">
        <w:rPr>
          <w:rFonts w:ascii="Arial" w:hAnsi="Arial" w:cs="Arial"/>
        </w:rPr>
        <w:t xml:space="preserve">to develop </w:t>
      </w:r>
      <w:r w:rsidR="006359F1">
        <w:rPr>
          <w:rFonts w:ascii="Arial" w:hAnsi="Arial" w:cs="Arial"/>
        </w:rPr>
        <w:t xml:space="preserve">the relevant problem-solving skills (like </w:t>
      </w:r>
      <w:r w:rsidRPr="00BB43C2">
        <w:rPr>
          <w:rFonts w:ascii="Arial" w:hAnsi="Arial" w:cs="Arial"/>
        </w:rPr>
        <w:t>critical thinking</w:t>
      </w:r>
      <w:r w:rsidR="006359F1">
        <w:rPr>
          <w:rFonts w:ascii="Arial" w:hAnsi="Arial" w:cs="Arial"/>
        </w:rPr>
        <w:t xml:space="preserve"> </w:t>
      </w:r>
      <w:r w:rsidRPr="00BB43C2">
        <w:rPr>
          <w:rFonts w:ascii="Arial" w:hAnsi="Arial" w:cs="Arial"/>
        </w:rPr>
        <w:t>and communication skills</w:t>
      </w:r>
      <w:r w:rsidR="006359F1">
        <w:rPr>
          <w:rFonts w:ascii="Arial" w:hAnsi="Arial" w:cs="Arial"/>
        </w:rPr>
        <w:t>)</w:t>
      </w:r>
      <w:r w:rsidRPr="00BB43C2">
        <w:rPr>
          <w:rFonts w:ascii="Arial" w:hAnsi="Arial" w:cs="Arial"/>
        </w:rPr>
        <w:t xml:space="preserve">. Additionally, context-based learning </w:t>
      </w:r>
      <w:r w:rsidR="00531DA0">
        <w:rPr>
          <w:rFonts w:ascii="Arial" w:hAnsi="Arial" w:cs="Arial"/>
        </w:rPr>
        <w:t xml:space="preserve">also </w:t>
      </w:r>
      <w:r w:rsidRPr="00BB43C2">
        <w:rPr>
          <w:rFonts w:ascii="Arial" w:hAnsi="Arial" w:cs="Arial"/>
        </w:rPr>
        <w:t>increase</w:t>
      </w:r>
      <w:r w:rsidR="00531DA0">
        <w:rPr>
          <w:rFonts w:ascii="Arial" w:hAnsi="Arial" w:cs="Arial"/>
        </w:rPr>
        <w:t>s</w:t>
      </w:r>
      <w:r w:rsidRPr="00BB43C2">
        <w:rPr>
          <w:rFonts w:ascii="Arial" w:hAnsi="Arial" w:cs="Arial"/>
        </w:rPr>
        <w:t xml:space="preserve"> student motivation and interest in </w:t>
      </w:r>
      <w:r w:rsidR="00531DA0">
        <w:rPr>
          <w:rFonts w:ascii="Arial" w:hAnsi="Arial" w:cs="Arial"/>
        </w:rPr>
        <w:t>their domains</w:t>
      </w:r>
      <w:r w:rsidRPr="00BB43C2">
        <w:rPr>
          <w:rFonts w:ascii="Arial" w:hAnsi="Arial" w:cs="Arial"/>
        </w:rPr>
        <w:t xml:space="preserve">, as well as improve their </w:t>
      </w:r>
      <w:r w:rsidR="00531DA0">
        <w:rPr>
          <w:rFonts w:ascii="Arial" w:hAnsi="Arial" w:cs="Arial"/>
        </w:rPr>
        <w:t xml:space="preserve">professional </w:t>
      </w:r>
      <w:r w:rsidRPr="00BB43C2">
        <w:rPr>
          <w:rFonts w:ascii="Arial" w:hAnsi="Arial" w:cs="Arial"/>
        </w:rPr>
        <w:t>literacy</w:t>
      </w:r>
      <w:r w:rsidR="00ED45F0">
        <w:rPr>
          <w:rFonts w:ascii="Arial" w:hAnsi="Arial" w:cs="Arial"/>
        </w:rPr>
        <w:t xml:space="preserve"> </w:t>
      </w:r>
      <w:r w:rsidR="00ED45F0">
        <w:rPr>
          <w:rFonts w:ascii="Arial" w:hAnsi="Arial" w:cs="Arial"/>
        </w:rPr>
        <w:fldChar w:fldCharType="begin"/>
      </w:r>
      <w:r w:rsidR="00843C81">
        <w:rPr>
          <w:rFonts w:ascii="Arial" w:hAnsi="Arial" w:cs="Arial"/>
        </w:rPr>
        <w:instrText xml:space="preserve"> ADDIN EN.CITE &lt;EndNote&gt;&lt;Cite&gt;&lt;Author&gt;Liu&lt;/Author&gt;&lt;Year&gt;2020&lt;/Year&gt;&lt;RecNum&gt;272&lt;/RecNum&gt;&lt;DisplayText&gt;(Liu et al., 2020)&lt;/DisplayText&gt;&lt;record&gt;&lt;rec-number&gt;272&lt;/rec-number&gt;&lt;foreign-keys&gt;&lt;key app="EN" db-id="tvwvapaxg9ex05eazxovx9txprdff9z5ft0a" timestamp="1676893862"&gt;272&lt;/key&gt;&lt;/foreign-keys&gt;&lt;ref-type name="Journal Article"&gt;17&lt;/ref-type&gt;&lt;contributors&gt;&lt;authors&gt;&lt;author&gt;Liu, X.&lt;/author&gt;&lt;author&gt;Xu, J.&lt;/author&gt;&lt;author&gt;Xu, X.&lt;/author&gt;&lt;author&gt;Wang, Y.&lt;/author&gt;&lt;author&gt;Cao, Y.&lt;/author&gt;&lt;/authors&gt;&lt;/contributors&gt;&lt;titles&gt;&lt;title&gt;Context-based learning: A review of recent research and implications for science education&lt;/title&gt;&lt;secondary-title&gt;Research in Science Education&lt;/secondary-title&gt;&lt;/titles&gt;&lt;periodical&gt;&lt;full-title&gt;Research in Science Education&lt;/full-title&gt;&lt;/periodical&gt;&lt;pages&gt;155-178&lt;/pages&gt;&lt;volume&gt;50(1)&lt;/volume&gt;&lt;dates&gt;&lt;year&gt;2020&lt;/year&gt;&lt;/dates&gt;&lt;urls&gt;&lt;/urls&gt;&lt;/record&gt;&lt;/Cite&gt;&lt;/EndNote&gt;</w:instrText>
      </w:r>
      <w:r w:rsidR="00ED45F0">
        <w:rPr>
          <w:rFonts w:ascii="Arial" w:hAnsi="Arial" w:cs="Arial"/>
        </w:rPr>
        <w:fldChar w:fldCharType="separate"/>
      </w:r>
      <w:r w:rsidR="00843C81">
        <w:rPr>
          <w:rFonts w:ascii="Arial" w:hAnsi="Arial" w:cs="Arial"/>
          <w:noProof/>
        </w:rPr>
        <w:t>(Liu et al., 2020)</w:t>
      </w:r>
      <w:r w:rsidR="00ED45F0">
        <w:rPr>
          <w:rFonts w:ascii="Arial" w:hAnsi="Arial" w:cs="Arial"/>
        </w:rPr>
        <w:fldChar w:fldCharType="end"/>
      </w:r>
      <w:r w:rsidRPr="00BB43C2">
        <w:rPr>
          <w:rFonts w:ascii="Arial" w:hAnsi="Arial" w:cs="Arial"/>
        </w:rPr>
        <w:t>.</w:t>
      </w:r>
      <w:del w:id="25" w:author="Jacqui Muller" w:date="2025-05-30T15:31:00Z" w16du:dateUtc="2025-05-30T13:31:00Z">
        <w:r w:rsidR="00F954BF" w:rsidDel="00ED299C">
          <w:rPr>
            <w:rFonts w:ascii="Arial" w:hAnsi="Arial" w:cs="Arial"/>
          </w:rPr>
          <w:delText xml:space="preserve"> </w:delText>
        </w:r>
      </w:del>
    </w:p>
    <w:p w14:paraId="486D53A7" w14:textId="77777777" w:rsidR="002A384B" w:rsidRDefault="002A384B" w:rsidP="00BB43C2">
      <w:pPr>
        <w:jc w:val="both"/>
        <w:rPr>
          <w:rFonts w:ascii="Arial" w:hAnsi="Arial" w:cs="Arial"/>
        </w:rPr>
      </w:pPr>
    </w:p>
    <w:p w14:paraId="273B6853" w14:textId="62605BB7" w:rsidR="00CD4B75" w:rsidRDefault="00CD4B75" w:rsidP="008A6D7F">
      <w:pPr>
        <w:pStyle w:val="Heading2"/>
        <w:numPr>
          <w:ilvl w:val="1"/>
          <w:numId w:val="1"/>
        </w:numPr>
        <w:rPr>
          <w:rFonts w:ascii="Arial" w:hAnsi="Arial" w:cs="Arial"/>
          <w:b/>
          <w:bCs/>
          <w:color w:val="auto"/>
        </w:rPr>
      </w:pPr>
      <w:r w:rsidRPr="00CD4B75">
        <w:rPr>
          <w:rFonts w:ascii="Arial" w:hAnsi="Arial" w:cs="Arial"/>
          <w:b/>
          <w:bCs/>
          <w:color w:val="auto"/>
        </w:rPr>
        <w:t xml:space="preserve">Integrated Project </w:t>
      </w:r>
      <w:r w:rsidR="002A384B">
        <w:rPr>
          <w:rFonts w:ascii="Arial" w:hAnsi="Arial" w:cs="Arial"/>
          <w:b/>
          <w:bCs/>
          <w:color w:val="auto"/>
        </w:rPr>
        <w:t xml:space="preserve">&amp; </w:t>
      </w:r>
      <w:r w:rsidRPr="00CD4B75">
        <w:rPr>
          <w:rFonts w:ascii="Arial" w:hAnsi="Arial" w:cs="Arial"/>
          <w:b/>
          <w:bCs/>
          <w:color w:val="auto"/>
        </w:rPr>
        <w:t xml:space="preserve">Context-Based Learning </w:t>
      </w:r>
    </w:p>
    <w:p w14:paraId="2D1E10CB" w14:textId="4CD7C7F5" w:rsidR="00CD4B75" w:rsidRDefault="00DF5D7F" w:rsidP="00CD4B75">
      <w:pPr>
        <w:jc w:val="both"/>
        <w:rPr>
          <w:rFonts w:ascii="Arial" w:hAnsi="Arial" w:cs="Arial"/>
        </w:rPr>
      </w:pPr>
      <w:r>
        <w:rPr>
          <w:rFonts w:ascii="Arial" w:hAnsi="Arial" w:cs="Arial"/>
        </w:rPr>
        <w:t xml:space="preserve">The goal of </w:t>
      </w:r>
      <w:del w:id="26" w:author="Jacqui Muller" w:date="2025-05-30T14:00:00Z" w16du:dateUtc="2025-05-30T12:00:00Z">
        <w:r w:rsidDel="0048372F">
          <w:rPr>
            <w:rFonts w:ascii="Arial" w:hAnsi="Arial" w:cs="Arial"/>
          </w:rPr>
          <w:delText>Integrated Project &amp; Context Based (</w:delText>
        </w:r>
      </w:del>
      <w:r>
        <w:rPr>
          <w:rFonts w:ascii="Arial" w:hAnsi="Arial" w:cs="Arial"/>
        </w:rPr>
        <w:t>IPCB</w:t>
      </w:r>
      <w:ins w:id="27" w:author="Jacqui Muller" w:date="2025-05-30T14:00:00Z" w16du:dateUtc="2025-05-30T12:00:00Z">
        <w:r w:rsidR="0048372F">
          <w:rPr>
            <w:rFonts w:ascii="Arial" w:hAnsi="Arial" w:cs="Arial"/>
          </w:rPr>
          <w:t>L</w:t>
        </w:r>
      </w:ins>
      <w:del w:id="28" w:author="Jacqui Muller" w:date="2025-05-30T14:00:00Z" w16du:dateUtc="2025-05-30T12:00:00Z">
        <w:r w:rsidDel="0048372F">
          <w:rPr>
            <w:rFonts w:ascii="Arial" w:hAnsi="Arial" w:cs="Arial"/>
          </w:rPr>
          <w:delText>) learning</w:delText>
        </w:r>
      </w:del>
      <w:r>
        <w:rPr>
          <w:rFonts w:ascii="Arial" w:hAnsi="Arial" w:cs="Arial"/>
        </w:rPr>
        <w:t xml:space="preserve"> is to </w:t>
      </w:r>
      <w:r w:rsidR="006030D8">
        <w:rPr>
          <w:rFonts w:ascii="Arial" w:hAnsi="Arial" w:cs="Arial"/>
        </w:rPr>
        <w:t xml:space="preserve">combine the individual approaches of context-based learning, project-based learning and </w:t>
      </w:r>
      <w:r w:rsidR="00E34EA1">
        <w:rPr>
          <w:rFonts w:ascii="Arial" w:hAnsi="Arial" w:cs="Arial"/>
        </w:rPr>
        <w:t xml:space="preserve">integrated learning with the aim of realising the benefits of each separate approach when they are all brought together. </w:t>
      </w:r>
    </w:p>
    <w:p w14:paraId="0C57B2DA" w14:textId="5350E767" w:rsidR="000D29D6" w:rsidRPr="000D29D6" w:rsidRDefault="00404768" w:rsidP="000D29D6">
      <w:pPr>
        <w:keepNext/>
        <w:jc w:val="both"/>
        <w:rPr>
          <w:rFonts w:ascii="Arial" w:hAnsi="Arial" w:cs="Arial"/>
        </w:rPr>
      </w:pPr>
      <w:r>
        <w:rPr>
          <w:noProof/>
        </w:rPr>
        <w:drawing>
          <wp:inline distT="0" distB="0" distL="0" distR="0" wp14:anchorId="2A596630" wp14:editId="43AC25B1">
            <wp:extent cx="5943600" cy="2275205"/>
            <wp:effectExtent l="0" t="0" r="0" b="0"/>
            <wp:docPr id="16762799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9984" name="Picture 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75771103" w14:textId="3A846F60" w:rsidR="00CD4B75" w:rsidRPr="000D29D6" w:rsidRDefault="000D29D6" w:rsidP="000D29D6">
      <w:pPr>
        <w:pStyle w:val="Caption"/>
        <w:jc w:val="center"/>
        <w:rPr>
          <w:rFonts w:ascii="Arial" w:hAnsi="Arial" w:cs="Arial"/>
          <w:color w:val="auto"/>
        </w:rPr>
      </w:pPr>
      <w:r w:rsidRPr="000D29D6">
        <w:rPr>
          <w:rFonts w:ascii="Arial" w:hAnsi="Arial" w:cs="Arial"/>
          <w:color w:val="auto"/>
        </w:rPr>
        <w:t xml:space="preserve">Figure </w:t>
      </w:r>
      <w:r w:rsidRPr="000D29D6">
        <w:rPr>
          <w:rFonts w:ascii="Arial" w:hAnsi="Arial" w:cs="Arial"/>
          <w:color w:val="auto"/>
        </w:rPr>
        <w:fldChar w:fldCharType="begin"/>
      </w:r>
      <w:r w:rsidRPr="000D29D6">
        <w:rPr>
          <w:rFonts w:ascii="Arial" w:hAnsi="Arial" w:cs="Arial"/>
          <w:color w:val="auto"/>
        </w:rPr>
        <w:instrText xml:space="preserve"> SEQ Figure \* ARABIC </w:instrText>
      </w:r>
      <w:r w:rsidRPr="000D29D6">
        <w:rPr>
          <w:rFonts w:ascii="Arial" w:hAnsi="Arial" w:cs="Arial"/>
          <w:color w:val="auto"/>
        </w:rPr>
        <w:fldChar w:fldCharType="separate"/>
      </w:r>
      <w:r w:rsidR="006B08EC">
        <w:rPr>
          <w:rFonts w:ascii="Arial" w:hAnsi="Arial" w:cs="Arial"/>
          <w:noProof/>
          <w:color w:val="auto"/>
        </w:rPr>
        <w:t>2</w:t>
      </w:r>
      <w:r w:rsidRPr="000D29D6">
        <w:rPr>
          <w:rFonts w:ascii="Arial" w:hAnsi="Arial" w:cs="Arial"/>
          <w:color w:val="auto"/>
        </w:rPr>
        <w:fldChar w:fldCharType="end"/>
      </w:r>
      <w:r w:rsidRPr="000D29D6">
        <w:rPr>
          <w:rFonts w:ascii="Arial" w:hAnsi="Arial" w:cs="Arial"/>
          <w:color w:val="auto"/>
        </w:rPr>
        <w:t xml:space="preserve">: Integrated Project </w:t>
      </w:r>
      <w:r w:rsidR="0037172A">
        <w:rPr>
          <w:rFonts w:ascii="Arial" w:hAnsi="Arial" w:cs="Arial"/>
          <w:color w:val="auto"/>
        </w:rPr>
        <w:t xml:space="preserve">&amp; </w:t>
      </w:r>
      <w:r w:rsidRPr="000D29D6">
        <w:rPr>
          <w:rFonts w:ascii="Arial" w:hAnsi="Arial" w:cs="Arial"/>
          <w:color w:val="auto"/>
        </w:rPr>
        <w:t>Context-Based Learning</w:t>
      </w:r>
    </w:p>
    <w:p w14:paraId="6C785ECE" w14:textId="7CB16879" w:rsidR="00BB43C2" w:rsidRDefault="003B3CF6" w:rsidP="004A45B4">
      <w:pPr>
        <w:jc w:val="both"/>
        <w:rPr>
          <w:rFonts w:ascii="Arial" w:hAnsi="Arial" w:cs="Arial"/>
        </w:rPr>
      </w:pPr>
      <w:r w:rsidRPr="003B3CF6">
        <w:rPr>
          <w:rFonts w:ascii="Arial" w:hAnsi="Arial" w:cs="Arial"/>
        </w:rPr>
        <w:t>As illustrated in Figure 2</w:t>
      </w:r>
      <w:r>
        <w:rPr>
          <w:rFonts w:ascii="Arial" w:hAnsi="Arial" w:cs="Arial"/>
        </w:rPr>
        <w:t xml:space="preserve">, </w:t>
      </w:r>
      <w:r w:rsidR="00A639EE">
        <w:rPr>
          <w:rFonts w:ascii="Arial" w:hAnsi="Arial" w:cs="Arial"/>
        </w:rPr>
        <w:t xml:space="preserve">all projects within a specific module are given within a specific context or problem. Each project, referred to as a capstone project, </w:t>
      </w:r>
      <w:r w:rsidR="00822C85">
        <w:rPr>
          <w:rFonts w:ascii="Arial" w:hAnsi="Arial" w:cs="Arial"/>
        </w:rPr>
        <w:t>is subject to its own nature and disciplin</w:t>
      </w:r>
      <w:ins w:id="29" w:author="Jacqui Muller" w:date="2025-05-30T15:32:00Z" w16du:dateUtc="2025-05-30T13:32:00Z">
        <w:r w:rsidR="00D21AC6">
          <w:rPr>
            <w:rFonts w:ascii="Arial" w:hAnsi="Arial" w:cs="Arial"/>
          </w:rPr>
          <w:t>e</w:t>
        </w:r>
      </w:ins>
      <w:del w:id="30" w:author="Jacqui Muller" w:date="2025-05-30T15:32:00Z" w16du:dateUtc="2025-05-30T13:32:00Z">
        <w:r w:rsidR="00253B95" w:rsidDel="00D21AC6">
          <w:rPr>
            <w:rFonts w:ascii="Arial" w:hAnsi="Arial" w:cs="Arial"/>
          </w:rPr>
          <w:delText>ary</w:delText>
        </w:r>
      </w:del>
      <w:r w:rsidR="00822C85">
        <w:rPr>
          <w:rFonts w:ascii="Arial" w:hAnsi="Arial" w:cs="Arial"/>
        </w:rPr>
        <w:t xml:space="preserve"> that students need to </w:t>
      </w:r>
      <w:r w:rsidR="00253B95">
        <w:rPr>
          <w:rFonts w:ascii="Arial" w:hAnsi="Arial" w:cs="Arial"/>
        </w:rPr>
        <w:t>acquire to complete the project</w:t>
      </w:r>
      <w:ins w:id="31" w:author="Jacqui Muller" w:date="2025-05-30T15:32:00Z" w16du:dateUtc="2025-05-30T13:32:00Z">
        <w:r w:rsidR="00D21AC6">
          <w:rPr>
            <w:rFonts w:ascii="Arial" w:hAnsi="Arial" w:cs="Arial"/>
          </w:rPr>
          <w:t xml:space="preserve"> – they need to develop the fundamental subject matter expertise</w:t>
        </w:r>
      </w:ins>
      <w:r w:rsidR="00253B95">
        <w:rPr>
          <w:rFonts w:ascii="Arial" w:hAnsi="Arial" w:cs="Arial"/>
        </w:rPr>
        <w:t xml:space="preserve">. In retrospect, the composition of each project will contribute to the integrated-learning </w:t>
      </w:r>
      <w:r w:rsidR="0037172A">
        <w:rPr>
          <w:rFonts w:ascii="Arial" w:hAnsi="Arial" w:cs="Arial"/>
        </w:rPr>
        <w:t>aspect of the module as the composition of each project should replicate a real-world scenario, ideally resulting in differing compositions for each project.</w:t>
      </w:r>
    </w:p>
    <w:p w14:paraId="7622F3DA" w14:textId="05C11C7E" w:rsidR="0020218E" w:rsidRDefault="00C46D96" w:rsidP="00C46D96">
      <w:pPr>
        <w:pStyle w:val="Heading1"/>
        <w:numPr>
          <w:ilvl w:val="0"/>
          <w:numId w:val="1"/>
        </w:numPr>
        <w:rPr>
          <w:rFonts w:ascii="Arial" w:hAnsi="Arial" w:cs="Arial"/>
          <w:b/>
          <w:bCs/>
          <w:color w:val="auto"/>
        </w:rPr>
      </w:pPr>
      <w:r>
        <w:rPr>
          <w:rFonts w:ascii="Arial" w:hAnsi="Arial" w:cs="Arial"/>
          <w:b/>
          <w:bCs/>
          <w:color w:val="auto"/>
        </w:rPr>
        <w:t>Technical Considerations</w:t>
      </w:r>
    </w:p>
    <w:p w14:paraId="43042470" w14:textId="77777777" w:rsidR="002C149D" w:rsidRPr="002C149D" w:rsidRDefault="002C149D" w:rsidP="002C149D"/>
    <w:p w14:paraId="0AE7BB08" w14:textId="30DF7697" w:rsidR="0020218E" w:rsidRPr="0020218E" w:rsidRDefault="0020218E" w:rsidP="0020218E">
      <w:pPr>
        <w:pStyle w:val="Heading2"/>
        <w:numPr>
          <w:ilvl w:val="1"/>
          <w:numId w:val="1"/>
        </w:numPr>
        <w:rPr>
          <w:rFonts w:ascii="Arial" w:hAnsi="Arial" w:cs="Arial"/>
          <w:b/>
          <w:bCs/>
          <w:color w:val="auto"/>
        </w:rPr>
      </w:pPr>
      <w:r>
        <w:rPr>
          <w:rFonts w:ascii="Arial" w:hAnsi="Arial" w:cs="Arial"/>
          <w:b/>
          <w:bCs/>
          <w:color w:val="auto"/>
        </w:rPr>
        <w:t>Technology</w:t>
      </w:r>
      <w:r w:rsidRPr="0020218E">
        <w:rPr>
          <w:rFonts w:ascii="Arial" w:hAnsi="Arial" w:cs="Arial"/>
          <w:b/>
          <w:bCs/>
          <w:color w:val="auto"/>
        </w:rPr>
        <w:t xml:space="preserve"> Considerations</w:t>
      </w:r>
    </w:p>
    <w:p w14:paraId="500C194C" w14:textId="018AD45D" w:rsidR="00C66BDA" w:rsidRPr="00C66BDA" w:rsidRDefault="00C66BDA" w:rsidP="00C66BDA">
      <w:pPr>
        <w:jc w:val="both"/>
        <w:rPr>
          <w:rFonts w:ascii="Arial" w:hAnsi="Arial" w:cs="Arial"/>
        </w:rPr>
      </w:pPr>
      <w:del w:id="32" w:author="Jacqui Muller" w:date="2025-05-30T15:33:00Z" w16du:dateUtc="2025-05-30T13:33:00Z">
        <w:r w:rsidRPr="00C66BDA" w:rsidDel="007F6404">
          <w:rPr>
            <w:rFonts w:ascii="Arial" w:hAnsi="Arial" w:cs="Arial"/>
          </w:rPr>
          <w:delText xml:space="preserve">While </w:delText>
        </w:r>
      </w:del>
      <w:del w:id="33" w:author="Jacqui Muller" w:date="2025-05-30T15:34:00Z" w16du:dateUtc="2025-05-30T13:34:00Z">
        <w:r w:rsidRPr="00C66BDA" w:rsidDel="00286C3E">
          <w:rPr>
            <w:rFonts w:ascii="Arial" w:hAnsi="Arial" w:cs="Arial"/>
          </w:rPr>
          <w:delText xml:space="preserve">the initial discussion suggested that the benefits of automated marking were dependent on the architecture and technology stack, this has been revised to reflect a technology-agnostic perspective. </w:delText>
        </w:r>
      </w:del>
      <w:r w:rsidR="00ED2470">
        <w:rPr>
          <w:rFonts w:ascii="Arial" w:hAnsi="Arial" w:cs="Arial"/>
        </w:rPr>
        <w:t xml:space="preserve">IPCBL </w:t>
      </w:r>
      <w:r w:rsidRPr="00C66BDA">
        <w:rPr>
          <w:rFonts w:ascii="Arial" w:hAnsi="Arial" w:cs="Arial"/>
        </w:rPr>
        <w:t>can be achieved through</w:t>
      </w:r>
      <w:r w:rsidR="0035374D">
        <w:rPr>
          <w:rFonts w:ascii="Arial" w:hAnsi="Arial" w:cs="Arial"/>
        </w:rPr>
        <w:t xml:space="preserve"> initiatives spanning across</w:t>
      </w:r>
      <w:r w:rsidRPr="00C66BDA">
        <w:rPr>
          <w:rFonts w:ascii="Arial" w:hAnsi="Arial" w:cs="Arial"/>
        </w:rPr>
        <w:t xml:space="preserve"> various technological solutions, with different automation tools, data visualisation platforms, and cloud-based services offering viable alternatives</w:t>
      </w:r>
      <w:r w:rsidR="003E1D0D">
        <w:rPr>
          <w:rFonts w:ascii="Arial" w:hAnsi="Arial" w:cs="Arial"/>
        </w:rPr>
        <w:t>, in ICT based projects</w:t>
      </w:r>
      <w:r w:rsidRPr="00C66BDA">
        <w:rPr>
          <w:rFonts w:ascii="Arial" w:hAnsi="Arial" w:cs="Arial"/>
        </w:rPr>
        <w:t>.</w:t>
      </w:r>
    </w:p>
    <w:p w14:paraId="7D0B3F22" w14:textId="1299481C" w:rsidR="00C66BDA" w:rsidRPr="00C66BDA" w:rsidRDefault="00C66BDA" w:rsidP="00C66BDA">
      <w:pPr>
        <w:jc w:val="both"/>
        <w:rPr>
          <w:rFonts w:ascii="Arial" w:hAnsi="Arial" w:cs="Arial"/>
        </w:rPr>
      </w:pPr>
      <w:r w:rsidRPr="00C66BDA">
        <w:rPr>
          <w:rFonts w:ascii="Arial" w:hAnsi="Arial" w:cs="Arial"/>
        </w:rPr>
        <w:t xml:space="preserve">For automation, UiPath or Automation Anywhere could be used instead of Power Automate. Similarly, while Power BI was selected for data visualisation, equivalent functionality could be achieved using Qlik or Tableau. </w:t>
      </w:r>
      <w:r w:rsidR="003E1D0D">
        <w:rPr>
          <w:rFonts w:ascii="Arial" w:hAnsi="Arial" w:cs="Arial"/>
        </w:rPr>
        <w:t>For cloud-based services,</w:t>
      </w:r>
      <w:r w:rsidRPr="00C66BDA">
        <w:rPr>
          <w:rFonts w:ascii="Arial" w:hAnsi="Arial" w:cs="Arial"/>
        </w:rPr>
        <w:t xml:space="preserve"> Microsoft Azure </w:t>
      </w:r>
      <w:r w:rsidR="003E1D0D">
        <w:rPr>
          <w:rFonts w:ascii="Arial" w:hAnsi="Arial" w:cs="Arial"/>
        </w:rPr>
        <w:t>was used</w:t>
      </w:r>
      <w:r w:rsidRPr="00C66BDA">
        <w:rPr>
          <w:rFonts w:ascii="Arial" w:hAnsi="Arial" w:cs="Arial"/>
        </w:rPr>
        <w:t>, but other platforms such as AWS Lambda or Google Cloud Functions could provide similar functionality.</w:t>
      </w:r>
    </w:p>
    <w:p w14:paraId="76FECB57" w14:textId="04411335" w:rsidR="0020218E" w:rsidRDefault="00C66BDA" w:rsidP="00C66BDA">
      <w:pPr>
        <w:jc w:val="both"/>
        <w:rPr>
          <w:rFonts w:ascii="Arial" w:hAnsi="Arial" w:cs="Arial"/>
        </w:rPr>
      </w:pPr>
      <w:r w:rsidRPr="00C66BDA">
        <w:rPr>
          <w:rFonts w:ascii="Arial" w:hAnsi="Arial" w:cs="Arial"/>
        </w:rPr>
        <w:t xml:space="preserve">The selection of the specific technology stack in </w:t>
      </w:r>
      <w:r w:rsidR="00AC3C61">
        <w:rPr>
          <w:rFonts w:ascii="Arial" w:hAnsi="Arial" w:cs="Arial"/>
        </w:rPr>
        <w:t xml:space="preserve">the use cases used as part pf </w:t>
      </w:r>
      <w:r w:rsidRPr="00C66BDA">
        <w:rPr>
          <w:rFonts w:ascii="Arial" w:hAnsi="Arial" w:cs="Arial"/>
        </w:rPr>
        <w:t xml:space="preserve">this study </w:t>
      </w:r>
      <w:r w:rsidR="00AC3C61">
        <w:rPr>
          <w:rFonts w:ascii="Arial" w:hAnsi="Arial" w:cs="Arial"/>
        </w:rPr>
        <w:t xml:space="preserve">were </w:t>
      </w:r>
      <w:r w:rsidRPr="00C66BDA">
        <w:rPr>
          <w:rFonts w:ascii="Arial" w:hAnsi="Arial" w:cs="Arial"/>
        </w:rPr>
        <w:t>based on several factors</w:t>
      </w:r>
      <w:r w:rsidR="0072270D">
        <w:rPr>
          <w:rFonts w:ascii="Arial" w:hAnsi="Arial" w:cs="Arial"/>
        </w:rPr>
        <w:t>. T</w:t>
      </w:r>
      <w:r w:rsidR="00427831">
        <w:rPr>
          <w:rFonts w:ascii="Arial" w:hAnsi="Arial" w:cs="Arial"/>
        </w:rPr>
        <w:t>he balance between module outcomes and skills requirements from industry partners</w:t>
      </w:r>
      <w:r w:rsidR="0072270D">
        <w:rPr>
          <w:rFonts w:ascii="Arial" w:hAnsi="Arial" w:cs="Arial"/>
        </w:rPr>
        <w:t xml:space="preserve"> had to be mitigated through the projects</w:t>
      </w:r>
      <w:r w:rsidRPr="00C66BDA">
        <w:rPr>
          <w:rFonts w:ascii="Arial" w:hAnsi="Arial" w:cs="Arial"/>
        </w:rPr>
        <w:t>. Integration with the existing university infrastructure, which includes a Microsoft-based LMS and Active Directory authentication, played a significant role</w:t>
      </w:r>
      <w:r w:rsidR="0072270D">
        <w:rPr>
          <w:rFonts w:ascii="Arial" w:hAnsi="Arial" w:cs="Arial"/>
        </w:rPr>
        <w:t xml:space="preserve"> in technical considerations as well</w:t>
      </w:r>
      <w:r w:rsidRPr="00C66BDA">
        <w:rPr>
          <w:rFonts w:ascii="Arial" w:hAnsi="Arial" w:cs="Arial"/>
        </w:rPr>
        <w:t>. Ease of deployment and maintenance was also prioritised, alongside cost considerations relevant to the university setting. Additionally, personal expertise in the selected technologies enabled efficient development and implementation. These choices do not imply exclusivity but rather illustrate one possible approach to achieving an effective automated marking assistant.</w:t>
      </w:r>
    </w:p>
    <w:p w14:paraId="6423AE8C" w14:textId="77777777" w:rsidR="003B11A4" w:rsidRDefault="003B11A4" w:rsidP="00C66BDA">
      <w:pPr>
        <w:jc w:val="both"/>
        <w:rPr>
          <w:rFonts w:ascii="Arial" w:hAnsi="Arial" w:cs="Arial"/>
        </w:rPr>
      </w:pPr>
    </w:p>
    <w:p w14:paraId="0BFE55F5" w14:textId="58D17052" w:rsidR="00486C75" w:rsidRDefault="00CD2CED" w:rsidP="00486C75">
      <w:pPr>
        <w:pStyle w:val="Heading2"/>
        <w:numPr>
          <w:ilvl w:val="1"/>
          <w:numId w:val="1"/>
        </w:numPr>
        <w:rPr>
          <w:rFonts w:ascii="Arial" w:hAnsi="Arial" w:cs="Arial"/>
          <w:b/>
          <w:bCs/>
          <w:color w:val="auto"/>
        </w:rPr>
      </w:pPr>
      <w:r>
        <w:rPr>
          <w:rFonts w:ascii="Arial" w:hAnsi="Arial" w:cs="Arial"/>
          <w:b/>
          <w:bCs/>
          <w:color w:val="auto"/>
        </w:rPr>
        <w:t>Project &amp; Context-Based</w:t>
      </w:r>
      <w:r w:rsidR="00486C75" w:rsidRPr="0020218E">
        <w:rPr>
          <w:rFonts w:ascii="Arial" w:hAnsi="Arial" w:cs="Arial"/>
          <w:b/>
          <w:bCs/>
          <w:color w:val="auto"/>
        </w:rPr>
        <w:t xml:space="preserve"> Considerations</w:t>
      </w:r>
    </w:p>
    <w:p w14:paraId="704FFEC7" w14:textId="1C237899" w:rsidR="00971B13" w:rsidRPr="00971B13" w:rsidRDefault="00971B13" w:rsidP="00971B13">
      <w:pPr>
        <w:jc w:val="both"/>
        <w:rPr>
          <w:rFonts w:ascii="Arial" w:hAnsi="Arial" w:cs="Arial"/>
        </w:rPr>
      </w:pPr>
      <w:r w:rsidRPr="00971B13">
        <w:rPr>
          <w:rFonts w:ascii="Arial" w:hAnsi="Arial" w:cs="Arial"/>
        </w:rPr>
        <w:t>The selection of projects and overarching context can be generali</w:t>
      </w:r>
      <w:ins w:id="34" w:author="Jacqui Muller" w:date="2025-05-30T14:06:00Z" w16du:dateUtc="2025-05-30T12:06:00Z">
        <w:r w:rsidR="00E76433">
          <w:rPr>
            <w:rFonts w:ascii="Arial" w:hAnsi="Arial" w:cs="Arial"/>
          </w:rPr>
          <w:t>s</w:t>
        </w:r>
      </w:ins>
      <w:del w:id="35" w:author="Jacqui Muller" w:date="2025-05-30T14:06:00Z" w16du:dateUtc="2025-05-30T12:06:00Z">
        <w:r w:rsidRPr="00971B13" w:rsidDel="00E76433">
          <w:rPr>
            <w:rFonts w:ascii="Arial" w:hAnsi="Arial" w:cs="Arial"/>
          </w:rPr>
          <w:delText>z</w:delText>
        </w:r>
      </w:del>
      <w:r w:rsidRPr="00971B13">
        <w:rPr>
          <w:rFonts w:ascii="Arial" w:hAnsi="Arial" w:cs="Arial"/>
        </w:rPr>
        <w:t>ed to encompass any topic or address any problem, provided it does not violate regulatory, legal, or ethical considerations. The projects and contexts used in the case study were specifically aligned with the needs of relevant industry partners at the time. These can be adapted annually to reflect technological advancements.</w:t>
      </w:r>
    </w:p>
    <w:p w14:paraId="6C679FB0" w14:textId="575F8A5E" w:rsidR="00971B13" w:rsidRDefault="00B778A8" w:rsidP="00971B13">
      <w:pPr>
        <w:jc w:val="both"/>
        <w:rPr>
          <w:ins w:id="36" w:author="Jacqui Muller" w:date="2025-05-30T14:06:00Z" w16du:dateUtc="2025-05-30T12:06:00Z"/>
          <w:rFonts w:ascii="Arial" w:hAnsi="Arial" w:cs="Arial"/>
        </w:rPr>
      </w:pPr>
      <w:r w:rsidRPr="00B778A8">
        <w:rPr>
          <w:rFonts w:ascii="Arial" w:hAnsi="Arial" w:cs="Arial"/>
        </w:rPr>
        <w:t xml:space="preserve">During the study, </w:t>
      </w:r>
      <w:del w:id="37" w:author="Jacqui Muller" w:date="2025-05-30T15:09:00Z" w16du:dateUtc="2025-05-30T13:09:00Z">
        <w:r w:rsidRPr="00B778A8" w:rsidDel="00794417">
          <w:rPr>
            <w:rFonts w:ascii="Arial" w:hAnsi="Arial" w:cs="Arial"/>
          </w:rPr>
          <w:delText xml:space="preserve">Internet of Things (IoT) </w:delText>
        </w:r>
      </w:del>
      <w:ins w:id="38" w:author="Jacqui Muller" w:date="2025-05-30T15:09:00Z" w16du:dateUtc="2025-05-30T13:09:00Z">
        <w:r w:rsidR="00794417">
          <w:rPr>
            <w:rFonts w:ascii="Arial" w:hAnsi="Arial" w:cs="Arial"/>
          </w:rPr>
          <w:t xml:space="preserve">the </w:t>
        </w:r>
      </w:ins>
      <w:r w:rsidRPr="00B778A8">
        <w:rPr>
          <w:rFonts w:ascii="Arial" w:hAnsi="Arial" w:cs="Arial"/>
        </w:rPr>
        <w:t xml:space="preserve">projects were </w:t>
      </w:r>
      <w:ins w:id="39" w:author="Jacqui Muller" w:date="2025-05-30T15:09:00Z" w16du:dateUtc="2025-05-30T13:09:00Z">
        <w:r w:rsidR="00794417">
          <w:rPr>
            <w:rFonts w:ascii="Arial" w:hAnsi="Arial" w:cs="Arial"/>
          </w:rPr>
          <w:t xml:space="preserve">focused on topics that were </w:t>
        </w:r>
      </w:ins>
      <w:r w:rsidRPr="00B778A8">
        <w:rPr>
          <w:rFonts w:ascii="Arial" w:hAnsi="Arial" w:cs="Arial"/>
        </w:rPr>
        <w:t>particularly relevant in the field</w:t>
      </w:r>
      <w:ins w:id="40" w:author="Jacqui Muller" w:date="2025-05-30T15:09:00Z" w16du:dateUtc="2025-05-30T13:09:00Z">
        <w:r w:rsidR="00794417">
          <w:rPr>
            <w:rFonts w:ascii="Arial" w:hAnsi="Arial" w:cs="Arial"/>
          </w:rPr>
          <w:t xml:space="preserve"> throughout the study</w:t>
        </w:r>
      </w:ins>
      <w:r w:rsidRPr="00B778A8">
        <w:rPr>
          <w:rFonts w:ascii="Arial" w:hAnsi="Arial" w:cs="Arial"/>
        </w:rPr>
        <w:t xml:space="preserve">, providing a valuable contextual problem statement that could be broken down into smaller projects, each incorporating various concepts and technologies. The proposed approach was tested across three iterations, each representing a distinct use case with a different contextual </w:t>
      </w:r>
      <w:proofErr w:type="gramStart"/>
      <w:r w:rsidRPr="00B778A8">
        <w:rPr>
          <w:rFonts w:ascii="Arial" w:hAnsi="Arial" w:cs="Arial"/>
        </w:rPr>
        <w:t>premise, yet</w:t>
      </w:r>
      <w:proofErr w:type="gramEnd"/>
      <w:r w:rsidRPr="00B778A8">
        <w:rPr>
          <w:rFonts w:ascii="Arial" w:hAnsi="Arial" w:cs="Arial"/>
        </w:rPr>
        <w:t xml:space="preserve"> consistently producing the same </w:t>
      </w:r>
      <w:r w:rsidR="00045F90">
        <w:rPr>
          <w:rFonts w:ascii="Arial" w:hAnsi="Arial" w:cs="Arial"/>
        </w:rPr>
        <w:t xml:space="preserve">deductions from the </w:t>
      </w:r>
      <w:r w:rsidRPr="00B778A8">
        <w:rPr>
          <w:rFonts w:ascii="Arial" w:hAnsi="Arial" w:cs="Arial"/>
        </w:rPr>
        <w:t>results.</w:t>
      </w:r>
    </w:p>
    <w:p w14:paraId="7D33423D" w14:textId="01FA3221" w:rsidR="00631F02" w:rsidRDefault="00052BF7" w:rsidP="00971B13">
      <w:pPr>
        <w:jc w:val="both"/>
        <w:rPr>
          <w:ins w:id="41" w:author="Jacqui Muller" w:date="2025-05-30T14:25:00Z" w16du:dateUtc="2025-05-30T12:25:00Z"/>
          <w:rFonts w:ascii="Arial" w:hAnsi="Arial" w:cs="Arial"/>
        </w:rPr>
      </w:pPr>
      <w:ins w:id="42" w:author="Jacqui Muller" w:date="2025-05-30T14:13:00Z" w16du:dateUtc="2025-05-30T12:13:00Z">
        <w:r>
          <w:rPr>
            <w:rFonts w:ascii="Arial" w:hAnsi="Arial" w:cs="Arial"/>
          </w:rPr>
          <w:t xml:space="preserve">Each project had </w:t>
        </w:r>
        <w:proofErr w:type="gramStart"/>
        <w:r>
          <w:rPr>
            <w:rFonts w:ascii="Arial" w:hAnsi="Arial" w:cs="Arial"/>
          </w:rPr>
          <w:t>it’s</w:t>
        </w:r>
        <w:proofErr w:type="gramEnd"/>
        <w:r>
          <w:rPr>
            <w:rFonts w:ascii="Arial" w:hAnsi="Arial" w:cs="Arial"/>
          </w:rPr>
          <w:t xml:space="preserve"> own context and </w:t>
        </w:r>
        <w:r w:rsidR="006B08EC">
          <w:rPr>
            <w:rFonts w:ascii="Arial" w:hAnsi="Arial" w:cs="Arial"/>
          </w:rPr>
          <w:t>business context briefing associated. At a high-level, the summary of the three iterations r</w:t>
        </w:r>
      </w:ins>
      <w:ins w:id="43" w:author="Jacqui Muller" w:date="2025-05-30T14:14:00Z" w16du:dateUtc="2025-05-30T12:14:00Z">
        <w:r w:rsidR="006B08EC">
          <w:rPr>
            <w:rFonts w:ascii="Arial" w:hAnsi="Arial" w:cs="Arial"/>
          </w:rPr>
          <w:t>endered interesting results, illustrated in the Figure 3:</w:t>
        </w:r>
      </w:ins>
    </w:p>
    <w:p w14:paraId="77530028" w14:textId="016518CE" w:rsidR="001A0305" w:rsidRDefault="00910E9C" w:rsidP="00971B13">
      <w:pPr>
        <w:jc w:val="both"/>
        <w:rPr>
          <w:ins w:id="44" w:author="Jacqui Muller" w:date="2025-05-30T14:14:00Z" w16du:dateUtc="2025-05-30T12:14:00Z"/>
          <w:rFonts w:ascii="Arial" w:hAnsi="Arial" w:cs="Arial"/>
        </w:rPr>
      </w:pPr>
      <w:commentRangeStart w:id="45"/>
      <w:ins w:id="46" w:author="Jacqui Muller" w:date="2025-05-30T15:01:00Z" w16du:dateUtc="2025-05-30T13:01:00Z">
        <w:r>
          <w:rPr>
            <w:noProof/>
          </w:rPr>
          <w:drawing>
            <wp:inline distT="0" distB="0" distL="0" distR="0" wp14:anchorId="4C26A486" wp14:editId="4C21667B">
              <wp:extent cx="5943600" cy="4016375"/>
              <wp:effectExtent l="0" t="0" r="0" b="3175"/>
              <wp:docPr id="105163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ins>
      <w:commentRangeEnd w:id="45"/>
      <w:ins w:id="47" w:author="Jacqui Muller" w:date="2025-05-30T15:25:00Z" w16du:dateUtc="2025-05-30T13:25:00Z">
        <w:r w:rsidR="00C420B2">
          <w:rPr>
            <w:rStyle w:val="CommentReference"/>
          </w:rPr>
          <w:commentReference w:id="45"/>
        </w:r>
      </w:ins>
    </w:p>
    <w:p w14:paraId="54FCC489" w14:textId="0EF6170C" w:rsidR="006B08EC" w:rsidRPr="00467C6A" w:rsidRDefault="006B08EC" w:rsidP="006B08EC">
      <w:pPr>
        <w:pStyle w:val="Caption"/>
        <w:jc w:val="center"/>
        <w:rPr>
          <w:ins w:id="48" w:author="Jacqui Muller" w:date="2025-05-30T14:14:00Z" w16du:dateUtc="2025-05-30T12:14:00Z"/>
          <w:rFonts w:ascii="Arial" w:hAnsi="Arial" w:cs="Arial"/>
          <w:color w:val="auto"/>
        </w:rPr>
      </w:pPr>
      <w:ins w:id="49" w:author="Jacqui Muller" w:date="2025-05-30T14:14:00Z" w16du:dateUtc="2025-05-30T12:14:00Z">
        <w:r w:rsidRPr="00467C6A">
          <w:rPr>
            <w:rFonts w:ascii="Arial" w:hAnsi="Arial" w:cs="Arial"/>
            <w:color w:val="auto"/>
          </w:rPr>
          <w:t xml:space="preserve">Figure </w:t>
        </w:r>
        <w:r w:rsidRPr="00467C6A">
          <w:rPr>
            <w:rFonts w:ascii="Arial" w:hAnsi="Arial" w:cs="Arial"/>
            <w:color w:val="auto"/>
          </w:rPr>
          <w:fldChar w:fldCharType="begin"/>
        </w:r>
        <w:r w:rsidRPr="00467C6A">
          <w:rPr>
            <w:rFonts w:ascii="Arial" w:hAnsi="Arial" w:cs="Arial"/>
            <w:color w:val="auto"/>
          </w:rPr>
          <w:instrText xml:space="preserve"> SEQ Figure \* ARABIC </w:instrText>
        </w:r>
        <w:r w:rsidRPr="00467C6A">
          <w:rPr>
            <w:rFonts w:ascii="Arial" w:hAnsi="Arial" w:cs="Arial"/>
            <w:color w:val="auto"/>
          </w:rPr>
          <w:fldChar w:fldCharType="separate"/>
        </w:r>
        <w:r>
          <w:rPr>
            <w:rFonts w:ascii="Arial" w:hAnsi="Arial" w:cs="Arial"/>
            <w:noProof/>
            <w:color w:val="auto"/>
          </w:rPr>
          <w:t>3</w:t>
        </w:r>
        <w:r w:rsidRPr="00467C6A">
          <w:rPr>
            <w:rFonts w:ascii="Arial" w:hAnsi="Arial" w:cs="Arial"/>
            <w:color w:val="auto"/>
          </w:rPr>
          <w:fldChar w:fldCharType="end"/>
        </w:r>
        <w:r w:rsidRPr="00467C6A">
          <w:rPr>
            <w:rFonts w:ascii="Arial" w:hAnsi="Arial" w:cs="Arial"/>
            <w:color w:val="auto"/>
          </w:rPr>
          <w:t xml:space="preserve">: </w:t>
        </w:r>
      </w:ins>
      <w:ins w:id="50" w:author="Jacqui Muller" w:date="2025-05-30T14:15:00Z" w16du:dateUtc="2025-05-30T12:15:00Z">
        <w:r>
          <w:rPr>
            <w:rFonts w:ascii="Arial" w:hAnsi="Arial" w:cs="Arial"/>
            <w:color w:val="auto"/>
          </w:rPr>
          <w:t>Previous Iteration Results</w:t>
        </w:r>
      </w:ins>
    </w:p>
    <w:p w14:paraId="219D9EB9" w14:textId="27167DBD" w:rsidR="006B08EC" w:rsidRDefault="00B36D62" w:rsidP="00971B13">
      <w:pPr>
        <w:jc w:val="both"/>
        <w:rPr>
          <w:rFonts w:ascii="Arial" w:hAnsi="Arial" w:cs="Arial"/>
        </w:rPr>
      </w:pPr>
      <w:ins w:id="51" w:author="Jacqui Muller" w:date="2025-05-30T15:10:00Z" w16du:dateUtc="2025-05-30T13:10:00Z">
        <w:r>
          <w:rPr>
            <w:rFonts w:ascii="Arial" w:hAnsi="Arial" w:cs="Arial"/>
          </w:rPr>
          <w:t xml:space="preserve">As seen in Figure 3, </w:t>
        </w:r>
      </w:ins>
      <w:ins w:id="52" w:author="Jacqui Muller" w:date="2025-05-30T15:13:00Z" w16du:dateUtc="2025-05-30T13:13:00Z">
        <w:r w:rsidR="00235CB3">
          <w:rPr>
            <w:rFonts w:ascii="Arial" w:hAnsi="Arial" w:cs="Arial"/>
          </w:rPr>
          <w:t xml:space="preserve">all three iterations had specific contexts associated to the project, while following the same semester structure. The third iteration included a smaller set of students. </w:t>
        </w:r>
      </w:ins>
      <w:ins w:id="53" w:author="Jacqui Muller" w:date="2025-05-30T15:14:00Z" w16du:dateUtc="2025-05-30T13:14:00Z">
        <w:r w:rsidR="00847216">
          <w:rPr>
            <w:rFonts w:ascii="Arial" w:hAnsi="Arial" w:cs="Arial"/>
          </w:rPr>
          <w:t xml:space="preserve">The study has seen over 600 students accumulate </w:t>
        </w:r>
        <w:r w:rsidR="00215DF0">
          <w:rPr>
            <w:rFonts w:ascii="Arial" w:hAnsi="Arial" w:cs="Arial"/>
          </w:rPr>
          <w:t>over 7 300 micro-credentials.</w:t>
        </w:r>
      </w:ins>
    </w:p>
    <w:p w14:paraId="16665195" w14:textId="77777777" w:rsidR="00562B3B" w:rsidRDefault="00562B3B" w:rsidP="00971B13">
      <w:pPr>
        <w:jc w:val="both"/>
        <w:rPr>
          <w:rFonts w:ascii="Arial" w:hAnsi="Arial" w:cs="Arial"/>
        </w:rPr>
      </w:pPr>
    </w:p>
    <w:p w14:paraId="0E5AA172" w14:textId="01477022" w:rsidR="00562B3B" w:rsidRDefault="00562B3B" w:rsidP="00562B3B">
      <w:pPr>
        <w:pStyle w:val="Heading2"/>
        <w:numPr>
          <w:ilvl w:val="1"/>
          <w:numId w:val="1"/>
        </w:numPr>
        <w:rPr>
          <w:rFonts w:ascii="Arial" w:hAnsi="Arial" w:cs="Arial"/>
          <w:b/>
          <w:bCs/>
          <w:color w:val="auto"/>
        </w:rPr>
      </w:pPr>
      <w:r>
        <w:rPr>
          <w:rFonts w:ascii="Arial" w:hAnsi="Arial" w:cs="Arial"/>
          <w:b/>
          <w:bCs/>
          <w:color w:val="auto"/>
        </w:rPr>
        <w:t xml:space="preserve">Validation </w:t>
      </w:r>
      <w:r w:rsidRPr="0020218E">
        <w:rPr>
          <w:rFonts w:ascii="Arial" w:hAnsi="Arial" w:cs="Arial"/>
          <w:b/>
          <w:bCs/>
          <w:color w:val="auto"/>
        </w:rPr>
        <w:t>Considerations</w:t>
      </w:r>
    </w:p>
    <w:p w14:paraId="0D191990" w14:textId="3A37CFEA" w:rsidR="00562B3B" w:rsidRPr="00C66BDA" w:rsidRDefault="006275A2" w:rsidP="00971B13">
      <w:pPr>
        <w:jc w:val="both"/>
        <w:rPr>
          <w:rFonts w:ascii="Arial" w:hAnsi="Arial" w:cs="Arial"/>
          <w:lang w:val="en-US"/>
        </w:rPr>
      </w:pPr>
      <w:r w:rsidRPr="006275A2">
        <w:rPr>
          <w:rFonts w:ascii="Arial" w:hAnsi="Arial" w:cs="Arial"/>
        </w:rPr>
        <w:t>As part of the initiative to integrate student skills development with industry requirements, it is essential to ensure that the skills being developed align with both academic and industry expectations. From an academic perspective, the completion of a degree serves as validation that the module outcomes have been achieved. From an industry perspective, the skills acquired are assessed against industry certification standards. To evaluate the success of this initiative, students should be able to translate their academic knowledge into an industry-recognised certification. As part of the use case, the concept of industry training and certification was also incorporated.</w:t>
      </w:r>
    </w:p>
    <w:p w14:paraId="49D66D21" w14:textId="02DB13F0" w:rsidR="00BB43C2" w:rsidRDefault="00077842" w:rsidP="008A6D7F">
      <w:pPr>
        <w:pStyle w:val="Heading1"/>
        <w:numPr>
          <w:ilvl w:val="0"/>
          <w:numId w:val="1"/>
        </w:numPr>
        <w:rPr>
          <w:rFonts w:ascii="Arial" w:hAnsi="Arial" w:cs="Arial"/>
          <w:b/>
          <w:bCs/>
          <w:color w:val="auto"/>
        </w:rPr>
      </w:pPr>
      <w:r>
        <w:rPr>
          <w:rFonts w:ascii="Arial" w:hAnsi="Arial" w:cs="Arial"/>
          <w:b/>
          <w:bCs/>
          <w:color w:val="auto"/>
        </w:rPr>
        <w:t xml:space="preserve">Connected Office Use Case: </w:t>
      </w:r>
      <w:r w:rsidR="00BB43C2" w:rsidRPr="00BB43C2">
        <w:rPr>
          <w:rFonts w:ascii="Arial" w:hAnsi="Arial" w:cs="Arial"/>
          <w:b/>
          <w:bCs/>
          <w:color w:val="auto"/>
        </w:rPr>
        <w:t>Analysis of Results</w:t>
      </w:r>
    </w:p>
    <w:p w14:paraId="27BC37DF" w14:textId="512BABB1" w:rsidR="00467C6A" w:rsidRPr="00467C6A" w:rsidRDefault="00467C6A" w:rsidP="004A45B4">
      <w:pPr>
        <w:jc w:val="both"/>
        <w:rPr>
          <w:rFonts w:ascii="Arial" w:hAnsi="Arial" w:cs="Arial"/>
        </w:rPr>
      </w:pPr>
      <w:r>
        <w:rPr>
          <w:rFonts w:ascii="Arial" w:hAnsi="Arial" w:cs="Arial"/>
        </w:rPr>
        <w:t xml:space="preserve">As part of an experiment trialled for six months within an IT development module, specifically focused on assisting students with the adaptation of new technologies and polishing their integration skills, </w:t>
      </w:r>
      <w:r w:rsidR="00720D27">
        <w:rPr>
          <w:rFonts w:ascii="Arial" w:hAnsi="Arial" w:cs="Arial"/>
        </w:rPr>
        <w:t xml:space="preserve">students were given a high-level technical architecture with an overarching context for all content delivered throughout the semester. The overarching theme was “Connected Office” relating to the concept of the Internet of Things (IoT). </w:t>
      </w:r>
      <w:r w:rsidR="00F76B9E">
        <w:rPr>
          <w:rFonts w:ascii="Arial" w:hAnsi="Arial" w:cs="Arial"/>
        </w:rPr>
        <w:t>All concepts were introduced to students within the Connected Office context</w:t>
      </w:r>
      <w:r w:rsidR="00897446">
        <w:rPr>
          <w:rFonts w:ascii="Arial" w:hAnsi="Arial" w:cs="Arial"/>
        </w:rPr>
        <w:t xml:space="preserve">, even from a theoretical perspective. Figure </w:t>
      </w:r>
      <w:ins w:id="54" w:author="Jacqui Muller" w:date="2025-05-30T14:14:00Z" w16du:dateUtc="2025-05-30T12:14:00Z">
        <w:r w:rsidR="006B08EC">
          <w:rPr>
            <w:rFonts w:ascii="Arial" w:hAnsi="Arial" w:cs="Arial"/>
          </w:rPr>
          <w:t>4</w:t>
        </w:r>
      </w:ins>
      <w:del w:id="55" w:author="Jacqui Muller" w:date="2025-05-30T14:14:00Z" w16du:dateUtc="2025-05-30T12:14:00Z">
        <w:r w:rsidR="00897446" w:rsidDel="006B08EC">
          <w:rPr>
            <w:rFonts w:ascii="Arial" w:hAnsi="Arial" w:cs="Arial"/>
          </w:rPr>
          <w:delText>3</w:delText>
        </w:r>
      </w:del>
      <w:r w:rsidR="00897446">
        <w:rPr>
          <w:rFonts w:ascii="Arial" w:hAnsi="Arial" w:cs="Arial"/>
        </w:rPr>
        <w:t xml:space="preserve"> illustrates the high-level technical architecture presented to students to explain the layers of the architecture that they would be working with throughout the semester, in different capstone projects, all tying back into the main IoT theme. </w:t>
      </w:r>
    </w:p>
    <w:p w14:paraId="0522904B" w14:textId="4DBF9436" w:rsidR="008249B4" w:rsidRDefault="00467C6A" w:rsidP="00467C6A">
      <w:pPr>
        <w:jc w:val="center"/>
        <w:rPr>
          <w:rFonts w:ascii="Arial" w:hAnsi="Arial" w:cs="Arial"/>
        </w:rPr>
      </w:pPr>
      <w:r w:rsidRPr="00467C6A">
        <w:rPr>
          <w:rFonts w:ascii="Arial" w:eastAsiaTheme="majorEastAsia" w:hAnsi="Arial" w:cs="Arial"/>
          <w:noProof/>
          <w:color w:val="2F5496" w:themeColor="accent1" w:themeShade="BF"/>
          <w:sz w:val="26"/>
          <w:szCs w:val="26"/>
        </w:rPr>
        <w:drawing>
          <wp:inline distT="0" distB="0" distL="0" distR="0" wp14:anchorId="7A096B70" wp14:editId="679113A9">
            <wp:extent cx="3935896" cy="4402232"/>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9696" cy="4473592"/>
                    </a:xfrm>
                    <a:prstGeom prst="rect">
                      <a:avLst/>
                    </a:prstGeom>
                    <a:noFill/>
                    <a:ln>
                      <a:noFill/>
                    </a:ln>
                  </pic:spPr>
                </pic:pic>
              </a:graphicData>
            </a:graphic>
          </wp:inline>
        </w:drawing>
      </w:r>
    </w:p>
    <w:p w14:paraId="78009AB6" w14:textId="00874CC3" w:rsidR="00467C6A" w:rsidRPr="00467C6A" w:rsidRDefault="00467C6A" w:rsidP="00467C6A">
      <w:pPr>
        <w:pStyle w:val="Caption"/>
        <w:jc w:val="center"/>
        <w:rPr>
          <w:rFonts w:ascii="Arial" w:hAnsi="Arial" w:cs="Arial"/>
          <w:color w:val="auto"/>
        </w:rPr>
      </w:pPr>
      <w:r w:rsidRPr="00467C6A">
        <w:rPr>
          <w:rFonts w:ascii="Arial" w:hAnsi="Arial" w:cs="Arial"/>
          <w:color w:val="auto"/>
        </w:rPr>
        <w:t xml:space="preserve">Figure </w:t>
      </w:r>
      <w:r w:rsidRPr="00467C6A">
        <w:rPr>
          <w:rFonts w:ascii="Arial" w:hAnsi="Arial" w:cs="Arial"/>
          <w:color w:val="auto"/>
        </w:rPr>
        <w:fldChar w:fldCharType="begin"/>
      </w:r>
      <w:r w:rsidRPr="00467C6A">
        <w:rPr>
          <w:rFonts w:ascii="Arial" w:hAnsi="Arial" w:cs="Arial"/>
          <w:color w:val="auto"/>
        </w:rPr>
        <w:instrText xml:space="preserve"> SEQ Figure \* ARABIC </w:instrText>
      </w:r>
      <w:r w:rsidRPr="00467C6A">
        <w:rPr>
          <w:rFonts w:ascii="Arial" w:hAnsi="Arial" w:cs="Arial"/>
          <w:color w:val="auto"/>
        </w:rPr>
        <w:fldChar w:fldCharType="separate"/>
      </w:r>
      <w:ins w:id="56" w:author="Jacqui Muller" w:date="2025-05-30T14:14:00Z" w16du:dateUtc="2025-05-30T12:14:00Z">
        <w:r w:rsidR="006B08EC">
          <w:rPr>
            <w:rFonts w:ascii="Arial" w:hAnsi="Arial" w:cs="Arial"/>
            <w:noProof/>
            <w:color w:val="auto"/>
          </w:rPr>
          <w:t>4</w:t>
        </w:r>
      </w:ins>
      <w:del w:id="57" w:author="Jacqui Muller" w:date="2025-05-30T14:14:00Z" w16du:dateUtc="2025-05-30T12:14:00Z">
        <w:r w:rsidR="0096785A" w:rsidDel="006B08EC">
          <w:rPr>
            <w:rFonts w:ascii="Arial" w:hAnsi="Arial" w:cs="Arial"/>
            <w:noProof/>
            <w:color w:val="auto"/>
          </w:rPr>
          <w:delText>3</w:delText>
        </w:r>
      </w:del>
      <w:r w:rsidRPr="00467C6A">
        <w:rPr>
          <w:rFonts w:ascii="Arial" w:hAnsi="Arial" w:cs="Arial"/>
          <w:color w:val="auto"/>
        </w:rPr>
        <w:fldChar w:fldCharType="end"/>
      </w:r>
      <w:r w:rsidRPr="00467C6A">
        <w:rPr>
          <w:rFonts w:ascii="Arial" w:hAnsi="Arial" w:cs="Arial"/>
          <w:color w:val="auto"/>
        </w:rPr>
        <w:t xml:space="preserve">: </w:t>
      </w:r>
      <w:r>
        <w:rPr>
          <w:rFonts w:ascii="Arial" w:hAnsi="Arial" w:cs="Arial"/>
          <w:color w:val="auto"/>
        </w:rPr>
        <w:t>Module Context</w:t>
      </w:r>
    </w:p>
    <w:p w14:paraId="5ABE21C2" w14:textId="617A4AE4" w:rsidR="0096785A" w:rsidRDefault="006E11F8" w:rsidP="004A45B4">
      <w:pPr>
        <w:jc w:val="both"/>
        <w:rPr>
          <w:rFonts w:ascii="Arial" w:hAnsi="Arial" w:cs="Arial"/>
        </w:rPr>
      </w:pPr>
      <w:r>
        <w:rPr>
          <w:rFonts w:ascii="Arial" w:hAnsi="Arial" w:cs="Arial"/>
        </w:rPr>
        <w:t>A continuous learning approach was used in the module to assess students</w:t>
      </w:r>
      <w:r w:rsidR="0096785A">
        <w:rPr>
          <w:rFonts w:ascii="Arial" w:hAnsi="Arial" w:cs="Arial"/>
        </w:rPr>
        <w:t xml:space="preserve">, with a portfolio of evidence (POE) submitted by the students at the end of the semester to show the work they had managed to complete throughout the semester, along with community contribution and external training (badges and certifications). </w:t>
      </w:r>
      <w:ins w:id="58" w:author="Jacqui Muller" w:date="2025-05-30T15:10:00Z" w16du:dateUtc="2025-05-30T13:10:00Z">
        <w:r w:rsidR="0095556D">
          <w:rPr>
            <w:rFonts w:ascii="Arial" w:hAnsi="Arial" w:cs="Arial"/>
          </w:rPr>
          <w:t>This was done through the incorporation of external micro-credentials</w:t>
        </w:r>
      </w:ins>
      <w:ins w:id="59" w:author="Jacqui Muller" w:date="2025-05-30T15:11:00Z" w16du:dateUtc="2025-05-30T13:11:00Z">
        <w:r w:rsidR="0095556D">
          <w:rPr>
            <w:rFonts w:ascii="Arial" w:hAnsi="Arial" w:cs="Arial"/>
          </w:rPr>
          <w:t xml:space="preserve"> provided by industry reputable providers (like UiPath, LinkedIn and Microsoft) </w:t>
        </w:r>
        <w:r w:rsidR="00D50C84">
          <w:rPr>
            <w:rFonts w:ascii="Arial" w:hAnsi="Arial" w:cs="Arial"/>
          </w:rPr>
          <w:t>to r</w:t>
        </w:r>
      </w:ins>
      <w:ins w:id="60" w:author="Jacqui Muller" w:date="2025-05-30T15:11:00Z">
        <w:r w:rsidR="00D50C84" w:rsidRPr="00D50C84">
          <w:rPr>
            <w:rFonts w:ascii="Arial" w:hAnsi="Arial" w:cs="Arial"/>
          </w:rPr>
          <w:t xml:space="preserve">ecognise a </w:t>
        </w:r>
      </w:ins>
      <w:ins w:id="61" w:author="Jacqui Muller" w:date="2025-05-30T15:11:00Z" w16du:dateUtc="2025-05-30T13:11:00Z">
        <w:r w:rsidR="00D50C84">
          <w:rPr>
            <w:rFonts w:ascii="Arial" w:hAnsi="Arial" w:cs="Arial"/>
          </w:rPr>
          <w:t>student’s</w:t>
        </w:r>
      </w:ins>
      <w:ins w:id="62" w:author="Jacqui Muller" w:date="2025-05-30T15:11:00Z">
        <w:r w:rsidR="00D50C84" w:rsidRPr="00D50C84">
          <w:rPr>
            <w:rFonts w:ascii="Arial" w:hAnsi="Arial" w:cs="Arial"/>
          </w:rPr>
          <w:t xml:space="preserve"> achievement of specific skills</w:t>
        </w:r>
      </w:ins>
      <w:ins w:id="63" w:author="Jacqui Muller" w:date="2025-05-30T15:11:00Z" w16du:dateUtc="2025-05-30T13:11:00Z">
        <w:r w:rsidR="00D50C84">
          <w:rPr>
            <w:rFonts w:ascii="Arial" w:hAnsi="Arial" w:cs="Arial"/>
          </w:rPr>
          <w:t>,</w:t>
        </w:r>
        <w:r w:rsidR="00D50C84" w:rsidRPr="00D50C84">
          <w:t xml:space="preserve"> </w:t>
        </w:r>
      </w:ins>
      <w:ins w:id="64" w:author="Jacqui Muller" w:date="2025-05-30T15:11:00Z">
        <w:r w:rsidR="00D50C84" w:rsidRPr="00D50C84">
          <w:rPr>
            <w:rFonts w:ascii="Arial" w:hAnsi="Arial" w:cs="Arial"/>
          </w:rPr>
          <w:t>knowledge, or competencies</w:t>
        </w:r>
      </w:ins>
      <w:ins w:id="65" w:author="Jacqui Muller" w:date="2025-05-30T15:11:00Z" w16du:dateUtc="2025-05-30T13:11:00Z">
        <w:r w:rsidR="00D50C84">
          <w:rPr>
            <w:rFonts w:ascii="Arial" w:hAnsi="Arial" w:cs="Arial"/>
          </w:rPr>
          <w:t>.</w:t>
        </w:r>
      </w:ins>
    </w:p>
    <w:p w14:paraId="49A5C843" w14:textId="4ABCF379" w:rsidR="00467C6A" w:rsidRPr="00467C6A" w:rsidRDefault="0096785A" w:rsidP="004A45B4">
      <w:pPr>
        <w:jc w:val="both"/>
        <w:rPr>
          <w:rFonts w:ascii="Arial" w:hAnsi="Arial" w:cs="Arial"/>
        </w:rPr>
      </w:pPr>
      <w:r>
        <w:rPr>
          <w:rFonts w:ascii="Arial" w:hAnsi="Arial" w:cs="Arial"/>
        </w:rPr>
        <w:t xml:space="preserve">As illustrated by Figure </w:t>
      </w:r>
      <w:ins w:id="66" w:author="Jacqui Muller" w:date="2025-05-30T14:14:00Z" w16du:dateUtc="2025-05-30T12:14:00Z">
        <w:r w:rsidR="006B08EC">
          <w:rPr>
            <w:rFonts w:ascii="Arial" w:hAnsi="Arial" w:cs="Arial"/>
          </w:rPr>
          <w:t>5</w:t>
        </w:r>
      </w:ins>
      <w:del w:id="67" w:author="Jacqui Muller" w:date="2025-05-30T14:14:00Z" w16du:dateUtc="2025-05-30T12:14:00Z">
        <w:r w:rsidDel="006B08EC">
          <w:rPr>
            <w:rFonts w:ascii="Arial" w:hAnsi="Arial" w:cs="Arial"/>
          </w:rPr>
          <w:delText>4</w:delText>
        </w:r>
      </w:del>
      <w:r>
        <w:rPr>
          <w:rFonts w:ascii="Arial" w:hAnsi="Arial" w:cs="Arial"/>
        </w:rPr>
        <w:t xml:space="preserve">, each project </w:t>
      </w:r>
      <w:r w:rsidR="0090494E">
        <w:rPr>
          <w:rFonts w:ascii="Arial" w:hAnsi="Arial" w:cs="Arial"/>
        </w:rPr>
        <w:t>was issued as</w:t>
      </w:r>
      <w:ins w:id="68" w:author="Jacqui Muller" w:date="2025-05-30T15:35:00Z" w16du:dateUtc="2025-05-30T13:35:00Z">
        <w:r w:rsidR="008F787D">
          <w:rPr>
            <w:rFonts w:ascii="Arial" w:hAnsi="Arial" w:cs="Arial"/>
          </w:rPr>
          <w:t xml:space="preserve"> a</w:t>
        </w:r>
      </w:ins>
      <w:r w:rsidR="0090494E">
        <w:rPr>
          <w:rFonts w:ascii="Arial" w:hAnsi="Arial" w:cs="Arial"/>
        </w:rPr>
        <w:t xml:space="preserve"> capstone project</w:t>
      </w:r>
      <w:del w:id="69" w:author="Jacqui Muller" w:date="2025-05-30T15:35:00Z" w16du:dateUtc="2025-05-30T13:35:00Z">
        <w:r w:rsidR="0090494E" w:rsidDel="008F787D">
          <w:rPr>
            <w:rFonts w:ascii="Arial" w:hAnsi="Arial" w:cs="Arial"/>
          </w:rPr>
          <w:delText>s</w:delText>
        </w:r>
      </w:del>
      <w:r w:rsidR="0090494E">
        <w:rPr>
          <w:rFonts w:ascii="Arial" w:hAnsi="Arial" w:cs="Arial"/>
        </w:rPr>
        <w:t xml:space="preserve"> with all white blocks outlined in black demonstrating where new components had to be created as part of the designated project. All grey blocks refer to </w:t>
      </w:r>
      <w:r w:rsidR="00070721">
        <w:rPr>
          <w:rFonts w:ascii="Arial" w:hAnsi="Arial" w:cs="Arial"/>
        </w:rPr>
        <w:t>pre-developed components (from previous projects) that had to be reused to complete the objectives, changing the composition of each project while remaining separate capstone projects, all relating to the overarching IoT theme within the module context.</w:t>
      </w:r>
    </w:p>
    <w:p w14:paraId="47DBE971" w14:textId="79239FD1" w:rsidR="0040731D" w:rsidRPr="00467C6A" w:rsidRDefault="000D29D6" w:rsidP="002A384B">
      <w:pPr>
        <w:rPr>
          <w:rFonts w:ascii="Arial" w:hAnsi="Arial" w:cs="Arial"/>
        </w:rPr>
      </w:pPr>
      <w:r w:rsidRPr="00467C6A">
        <w:rPr>
          <w:rFonts w:ascii="Arial" w:hAnsi="Arial" w:cs="Arial"/>
          <w:noProof/>
        </w:rPr>
        <w:drawing>
          <wp:inline distT="0" distB="0" distL="0" distR="0" wp14:anchorId="3FBEFA11" wp14:editId="63FA308E">
            <wp:extent cx="5943600" cy="3607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07435"/>
                    </a:xfrm>
                    <a:prstGeom prst="rect">
                      <a:avLst/>
                    </a:prstGeom>
                    <a:noFill/>
                    <a:ln>
                      <a:noFill/>
                    </a:ln>
                  </pic:spPr>
                </pic:pic>
              </a:graphicData>
            </a:graphic>
          </wp:inline>
        </w:drawing>
      </w:r>
    </w:p>
    <w:p w14:paraId="1708F7E1" w14:textId="1C336F55" w:rsidR="000D29D6" w:rsidRPr="00467C6A" w:rsidRDefault="000D29D6" w:rsidP="000D29D6">
      <w:pPr>
        <w:pStyle w:val="Caption"/>
        <w:jc w:val="center"/>
        <w:rPr>
          <w:rFonts w:ascii="Arial" w:hAnsi="Arial" w:cs="Arial"/>
          <w:color w:val="auto"/>
        </w:rPr>
      </w:pPr>
      <w:r w:rsidRPr="00467C6A">
        <w:rPr>
          <w:rFonts w:ascii="Arial" w:hAnsi="Arial" w:cs="Arial"/>
          <w:color w:val="auto"/>
        </w:rPr>
        <w:t xml:space="preserve">Figure </w:t>
      </w:r>
      <w:r w:rsidRPr="00467C6A">
        <w:rPr>
          <w:rFonts w:ascii="Arial" w:hAnsi="Arial" w:cs="Arial"/>
          <w:color w:val="auto"/>
        </w:rPr>
        <w:fldChar w:fldCharType="begin"/>
      </w:r>
      <w:r w:rsidRPr="00467C6A">
        <w:rPr>
          <w:rFonts w:ascii="Arial" w:hAnsi="Arial" w:cs="Arial"/>
          <w:color w:val="auto"/>
        </w:rPr>
        <w:instrText xml:space="preserve"> SEQ Figure \* ARABIC </w:instrText>
      </w:r>
      <w:r w:rsidRPr="00467C6A">
        <w:rPr>
          <w:rFonts w:ascii="Arial" w:hAnsi="Arial" w:cs="Arial"/>
          <w:color w:val="auto"/>
        </w:rPr>
        <w:fldChar w:fldCharType="separate"/>
      </w:r>
      <w:ins w:id="70" w:author="Jacqui Muller" w:date="2025-05-30T14:14:00Z" w16du:dateUtc="2025-05-30T12:14:00Z">
        <w:r w:rsidR="006B08EC">
          <w:rPr>
            <w:rFonts w:ascii="Arial" w:hAnsi="Arial" w:cs="Arial"/>
            <w:noProof/>
            <w:color w:val="auto"/>
          </w:rPr>
          <w:t>5</w:t>
        </w:r>
      </w:ins>
      <w:del w:id="71" w:author="Jacqui Muller" w:date="2025-05-30T14:14:00Z" w16du:dateUtc="2025-05-30T12:14:00Z">
        <w:r w:rsidR="0096785A" w:rsidDel="006B08EC">
          <w:rPr>
            <w:rFonts w:ascii="Arial" w:hAnsi="Arial" w:cs="Arial"/>
            <w:noProof/>
            <w:color w:val="auto"/>
          </w:rPr>
          <w:delText>4</w:delText>
        </w:r>
      </w:del>
      <w:r w:rsidRPr="00467C6A">
        <w:rPr>
          <w:rFonts w:ascii="Arial" w:hAnsi="Arial" w:cs="Arial"/>
          <w:color w:val="auto"/>
        </w:rPr>
        <w:fldChar w:fldCharType="end"/>
      </w:r>
      <w:r w:rsidRPr="00467C6A">
        <w:rPr>
          <w:rFonts w:ascii="Arial" w:hAnsi="Arial" w:cs="Arial"/>
          <w:color w:val="auto"/>
        </w:rPr>
        <w:t>: Implemented Integrated Project Context-Based Learning</w:t>
      </w:r>
    </w:p>
    <w:p w14:paraId="66B70A09" w14:textId="3378D773" w:rsidR="000D29D6" w:rsidRPr="00467C6A" w:rsidRDefault="00070721" w:rsidP="004A45B4">
      <w:pPr>
        <w:jc w:val="both"/>
        <w:rPr>
          <w:rFonts w:ascii="Arial" w:hAnsi="Arial" w:cs="Arial"/>
        </w:rPr>
      </w:pPr>
      <w:r>
        <w:rPr>
          <w:rFonts w:ascii="Arial" w:hAnsi="Arial" w:cs="Arial"/>
        </w:rPr>
        <w:t xml:space="preserve">The </w:t>
      </w:r>
      <w:r w:rsidR="00FF2015">
        <w:rPr>
          <w:rFonts w:ascii="Arial" w:hAnsi="Arial" w:cs="Arial"/>
        </w:rPr>
        <w:t xml:space="preserve">context provided by Figure </w:t>
      </w:r>
      <w:del w:id="72" w:author="Jacqui Muller" w:date="2025-05-30T14:14:00Z" w16du:dateUtc="2025-05-30T12:14:00Z">
        <w:r w:rsidR="00FF2015" w:rsidDel="006B08EC">
          <w:rPr>
            <w:rFonts w:ascii="Arial" w:hAnsi="Arial" w:cs="Arial"/>
          </w:rPr>
          <w:delText>4</w:delText>
        </w:r>
      </w:del>
      <w:ins w:id="73" w:author="Jacqui Muller" w:date="2025-05-30T14:14:00Z" w16du:dateUtc="2025-05-30T12:14:00Z">
        <w:r w:rsidR="006B08EC">
          <w:rPr>
            <w:rFonts w:ascii="Arial" w:hAnsi="Arial" w:cs="Arial"/>
          </w:rPr>
          <w:t>5</w:t>
        </w:r>
      </w:ins>
      <w:r w:rsidR="00FF2015">
        <w:rPr>
          <w:rFonts w:ascii="Arial" w:hAnsi="Arial" w:cs="Arial"/>
        </w:rPr>
        <w:t xml:space="preserve">, enabled the </w:t>
      </w:r>
      <w:r w:rsidR="00930536">
        <w:rPr>
          <w:rFonts w:ascii="Arial" w:hAnsi="Arial" w:cs="Arial"/>
        </w:rPr>
        <w:t>introduction of external training and certification</w:t>
      </w:r>
      <w:r w:rsidR="00EF68F1">
        <w:rPr>
          <w:rFonts w:ascii="Arial" w:hAnsi="Arial" w:cs="Arial"/>
        </w:rPr>
        <w:t xml:space="preserve"> by well-respected issuers, like Microsoft and UiPath, related to the content and context of the module. Figure </w:t>
      </w:r>
      <w:ins w:id="74" w:author="Jacqui Muller" w:date="2025-05-30T15:36:00Z" w16du:dateUtc="2025-05-30T13:36:00Z">
        <w:r w:rsidR="004404C9">
          <w:rPr>
            <w:rFonts w:ascii="Arial" w:hAnsi="Arial" w:cs="Arial"/>
          </w:rPr>
          <w:t>6</w:t>
        </w:r>
      </w:ins>
      <w:del w:id="75" w:author="Jacqui Muller" w:date="2025-05-30T15:36:00Z" w16du:dateUtc="2025-05-30T13:36:00Z">
        <w:r w:rsidR="00EF68F1" w:rsidDel="004404C9">
          <w:rPr>
            <w:rFonts w:ascii="Arial" w:hAnsi="Arial" w:cs="Arial"/>
          </w:rPr>
          <w:delText>5</w:delText>
        </w:r>
      </w:del>
      <w:r w:rsidR="00EF68F1">
        <w:rPr>
          <w:rFonts w:ascii="Arial" w:hAnsi="Arial" w:cs="Arial"/>
        </w:rPr>
        <w:t xml:space="preserve"> demonstrates how each project </w:t>
      </w:r>
      <w:r w:rsidR="006A7E6B">
        <w:rPr>
          <w:rFonts w:ascii="Arial" w:hAnsi="Arial" w:cs="Arial"/>
        </w:rPr>
        <w:t xml:space="preserve">encapsulated recommended external training, resulting in external certifications, relating to the context of each capstone project as well as the context of the </w:t>
      </w:r>
      <w:proofErr w:type="gramStart"/>
      <w:r w:rsidR="006A7E6B">
        <w:rPr>
          <w:rFonts w:ascii="Arial" w:hAnsi="Arial" w:cs="Arial"/>
        </w:rPr>
        <w:t>module as a whole</w:t>
      </w:r>
      <w:proofErr w:type="gramEnd"/>
      <w:r w:rsidR="006A7E6B">
        <w:rPr>
          <w:rFonts w:ascii="Arial" w:hAnsi="Arial" w:cs="Arial"/>
        </w:rPr>
        <w:t xml:space="preserve">. The white blocks, outlined with black borders depicts new </w:t>
      </w:r>
      <w:r w:rsidR="00D91F74">
        <w:rPr>
          <w:rFonts w:ascii="Arial" w:hAnsi="Arial" w:cs="Arial"/>
        </w:rPr>
        <w:t xml:space="preserve">categories of skills that need to be acquired whereas the transparent blocks assume the skills </w:t>
      </w:r>
      <w:r w:rsidR="0016346C">
        <w:rPr>
          <w:rFonts w:ascii="Arial" w:hAnsi="Arial" w:cs="Arial"/>
        </w:rPr>
        <w:t xml:space="preserve">mastered through the completion of previous projects, adding to the integrated disciplinary nature of </w:t>
      </w:r>
      <w:proofErr w:type="gramStart"/>
      <w:r w:rsidR="0016346C">
        <w:rPr>
          <w:rFonts w:ascii="Arial" w:hAnsi="Arial" w:cs="Arial"/>
        </w:rPr>
        <w:t>all of</w:t>
      </w:r>
      <w:proofErr w:type="gramEnd"/>
      <w:r w:rsidR="0016346C">
        <w:rPr>
          <w:rFonts w:ascii="Arial" w:hAnsi="Arial" w:cs="Arial"/>
        </w:rPr>
        <w:t xml:space="preserve"> the capstone projects. </w:t>
      </w:r>
      <w:ins w:id="76" w:author="Jacqui Muller" w:date="2025-05-30T15:37:00Z" w16du:dateUtc="2025-05-30T13:37:00Z">
        <w:r w:rsidR="00850F2D">
          <w:rPr>
            <w:rFonts w:ascii="Arial" w:hAnsi="Arial" w:cs="Arial"/>
          </w:rPr>
          <w:t>The white blocks illustrate additional knowledge to be acquired through the module which will be coupled with external micro-credentials.</w:t>
        </w:r>
      </w:ins>
    </w:p>
    <w:p w14:paraId="64204A85" w14:textId="5F0B2B89" w:rsidR="00FF5C43" w:rsidRPr="00467C6A" w:rsidRDefault="00FF5C43" w:rsidP="002A384B">
      <w:pPr>
        <w:rPr>
          <w:rFonts w:ascii="Arial" w:hAnsi="Arial" w:cs="Arial"/>
        </w:rPr>
      </w:pPr>
      <w:r w:rsidRPr="00467C6A">
        <w:rPr>
          <w:rFonts w:ascii="Arial" w:hAnsi="Arial" w:cs="Arial"/>
          <w:noProof/>
        </w:rPr>
        <w:drawing>
          <wp:inline distT="0" distB="0" distL="0" distR="0" wp14:anchorId="4B13D938" wp14:editId="4C9940DC">
            <wp:extent cx="5943600"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4A921344" w14:textId="4D4AEB2D" w:rsidR="00FF5C43" w:rsidRPr="00467C6A" w:rsidRDefault="00FF5C43" w:rsidP="00FF5C43">
      <w:pPr>
        <w:pStyle w:val="Caption"/>
        <w:jc w:val="center"/>
        <w:rPr>
          <w:rFonts w:ascii="Arial" w:hAnsi="Arial" w:cs="Arial"/>
          <w:color w:val="auto"/>
        </w:rPr>
      </w:pPr>
      <w:r w:rsidRPr="00467C6A">
        <w:rPr>
          <w:rFonts w:ascii="Arial" w:hAnsi="Arial" w:cs="Arial"/>
          <w:color w:val="auto"/>
        </w:rPr>
        <w:t xml:space="preserve">Figure </w:t>
      </w:r>
      <w:r w:rsidRPr="00467C6A">
        <w:rPr>
          <w:rFonts w:ascii="Arial" w:hAnsi="Arial" w:cs="Arial"/>
          <w:color w:val="auto"/>
        </w:rPr>
        <w:fldChar w:fldCharType="begin"/>
      </w:r>
      <w:r w:rsidRPr="00467C6A">
        <w:rPr>
          <w:rFonts w:ascii="Arial" w:hAnsi="Arial" w:cs="Arial"/>
          <w:color w:val="auto"/>
        </w:rPr>
        <w:instrText xml:space="preserve"> SEQ Figure \* ARABIC </w:instrText>
      </w:r>
      <w:r w:rsidRPr="00467C6A">
        <w:rPr>
          <w:rFonts w:ascii="Arial" w:hAnsi="Arial" w:cs="Arial"/>
          <w:color w:val="auto"/>
        </w:rPr>
        <w:fldChar w:fldCharType="separate"/>
      </w:r>
      <w:ins w:id="77" w:author="Jacqui Muller" w:date="2025-05-30T14:14:00Z" w16du:dateUtc="2025-05-30T12:14:00Z">
        <w:r w:rsidR="006B08EC">
          <w:rPr>
            <w:rFonts w:ascii="Arial" w:hAnsi="Arial" w:cs="Arial"/>
            <w:noProof/>
            <w:color w:val="auto"/>
          </w:rPr>
          <w:t>6</w:t>
        </w:r>
      </w:ins>
      <w:del w:id="78" w:author="Jacqui Muller" w:date="2025-05-30T14:14:00Z" w16du:dateUtc="2025-05-30T12:14:00Z">
        <w:r w:rsidR="0096785A" w:rsidDel="006B08EC">
          <w:rPr>
            <w:rFonts w:ascii="Arial" w:hAnsi="Arial" w:cs="Arial"/>
            <w:noProof/>
            <w:color w:val="auto"/>
          </w:rPr>
          <w:delText>5</w:delText>
        </w:r>
      </w:del>
      <w:r w:rsidRPr="00467C6A">
        <w:rPr>
          <w:rFonts w:ascii="Arial" w:hAnsi="Arial" w:cs="Arial"/>
          <w:color w:val="auto"/>
        </w:rPr>
        <w:fldChar w:fldCharType="end"/>
      </w:r>
      <w:r w:rsidRPr="00467C6A">
        <w:rPr>
          <w:rFonts w:ascii="Arial" w:hAnsi="Arial" w:cs="Arial"/>
          <w:color w:val="auto"/>
        </w:rPr>
        <w:t>: Implemented Integrated Project Context-Based Learning with Certification Paths</w:t>
      </w:r>
    </w:p>
    <w:p w14:paraId="712DB30C" w14:textId="71241556" w:rsidR="0040731D" w:rsidRDefault="0016346C" w:rsidP="004A45B4">
      <w:pPr>
        <w:jc w:val="both"/>
        <w:rPr>
          <w:rFonts w:ascii="Arial" w:hAnsi="Arial" w:cs="Arial"/>
        </w:rPr>
      </w:pPr>
      <w:r>
        <w:rPr>
          <w:rFonts w:ascii="Arial" w:hAnsi="Arial" w:cs="Arial"/>
        </w:rPr>
        <w:t xml:space="preserve">As a result of this approach, </w:t>
      </w:r>
      <w:r w:rsidR="00BA1B1E">
        <w:rPr>
          <w:rFonts w:ascii="Arial" w:hAnsi="Arial" w:cs="Arial"/>
        </w:rPr>
        <w:t xml:space="preserve">across approximately 256 students, </w:t>
      </w:r>
      <w:r w:rsidR="0086654A">
        <w:rPr>
          <w:rFonts w:ascii="Arial" w:hAnsi="Arial" w:cs="Arial"/>
        </w:rPr>
        <w:t xml:space="preserve">3 495 certifications were achieved, of which 2 914 were badges. </w:t>
      </w:r>
      <w:r w:rsidR="00D97EC3">
        <w:rPr>
          <w:rFonts w:ascii="Arial" w:hAnsi="Arial" w:cs="Arial"/>
        </w:rPr>
        <w:t xml:space="preserve">Majority of the students obtained 11 badges and </w:t>
      </w:r>
      <w:r w:rsidR="0091182C">
        <w:rPr>
          <w:rFonts w:ascii="Arial" w:hAnsi="Arial" w:cs="Arial"/>
        </w:rPr>
        <w:t xml:space="preserve">2 certifications, on average. Figure </w:t>
      </w:r>
      <w:ins w:id="79" w:author="Jacqui Muller" w:date="2025-05-30T14:14:00Z" w16du:dateUtc="2025-05-30T12:14:00Z">
        <w:r w:rsidR="006B08EC">
          <w:rPr>
            <w:rFonts w:ascii="Arial" w:hAnsi="Arial" w:cs="Arial"/>
          </w:rPr>
          <w:t>7</w:t>
        </w:r>
      </w:ins>
      <w:del w:id="80" w:author="Jacqui Muller" w:date="2025-05-30T14:14:00Z" w16du:dateUtc="2025-05-30T12:14:00Z">
        <w:r w:rsidR="0091182C" w:rsidDel="006B08EC">
          <w:rPr>
            <w:rFonts w:ascii="Arial" w:hAnsi="Arial" w:cs="Arial"/>
          </w:rPr>
          <w:delText>6</w:delText>
        </w:r>
      </w:del>
      <w:r w:rsidR="0091182C">
        <w:rPr>
          <w:rFonts w:ascii="Arial" w:hAnsi="Arial" w:cs="Arial"/>
        </w:rPr>
        <w:t xml:space="preserve"> illustrates </w:t>
      </w:r>
      <w:r w:rsidR="00575438">
        <w:rPr>
          <w:rFonts w:ascii="Arial" w:hAnsi="Arial" w:cs="Arial"/>
        </w:rPr>
        <w:t xml:space="preserve">the division of certifications and badges across major categories, in alignment with the capstone projects. </w:t>
      </w:r>
      <w:r w:rsidR="009C3167">
        <w:rPr>
          <w:rFonts w:ascii="Arial" w:hAnsi="Arial" w:cs="Arial"/>
        </w:rPr>
        <w:t xml:space="preserve">The highest number of certifications was obtained for API development, followed by data visualisation. </w:t>
      </w:r>
      <w:r w:rsidR="001E42E2">
        <w:rPr>
          <w:rFonts w:ascii="Arial" w:hAnsi="Arial" w:cs="Arial"/>
        </w:rPr>
        <w:t xml:space="preserve">The lowest number of certifications were obtained for the web development category which can be explained by the order of the capstone projects. Project 2 focused on API development using the same technical framework as </w:t>
      </w:r>
      <w:r w:rsidR="00E35558">
        <w:rPr>
          <w:rFonts w:ascii="Arial" w:hAnsi="Arial" w:cs="Arial"/>
        </w:rPr>
        <w:t xml:space="preserve">web development which featured in Project 3, showing a growth in skills with a reduced need for upskilling as projects </w:t>
      </w:r>
      <w:r w:rsidR="004A45B4">
        <w:rPr>
          <w:rFonts w:ascii="Arial" w:hAnsi="Arial" w:cs="Arial"/>
        </w:rPr>
        <w:t>continued to build on top of one another.</w:t>
      </w:r>
    </w:p>
    <w:p w14:paraId="7A9FB4CA" w14:textId="6597F5A8" w:rsidR="00C63095" w:rsidRDefault="001E42E2" w:rsidP="0024787E">
      <w:pPr>
        <w:jc w:val="center"/>
        <w:rPr>
          <w:rFonts w:ascii="Arial" w:hAnsi="Arial" w:cs="Arial"/>
        </w:rPr>
      </w:pPr>
      <w:del w:id="81" w:author="Jacqui Muller" w:date="2025-05-30T15:20:00Z" w16du:dateUtc="2025-05-30T13:20:00Z">
        <w:r w:rsidDel="00333B83">
          <w:rPr>
            <w:noProof/>
          </w:rPr>
          <w:drawing>
            <wp:inline distT="0" distB="0" distL="0" distR="0" wp14:anchorId="2DA168AD" wp14:editId="3A96453A">
              <wp:extent cx="5943600" cy="3378456"/>
              <wp:effectExtent l="19050" t="19050" r="19050" b="1270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18"/>
                      <a:srcRect t="-1283"/>
                      <a:stretch/>
                    </pic:blipFill>
                    <pic:spPr bwMode="auto">
                      <a:xfrm>
                        <a:off x="0" y="0"/>
                        <a:ext cx="5943600" cy="33784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del>
      <w:ins w:id="82" w:author="Jacqui Muller" w:date="2025-05-30T15:20:00Z" w16du:dateUtc="2025-05-30T13:20:00Z">
        <w:r w:rsidR="00333B83">
          <w:rPr>
            <w:noProof/>
          </w:rPr>
          <w:drawing>
            <wp:inline distT="0" distB="0" distL="0" distR="0" wp14:anchorId="7609A8CB" wp14:editId="7F1CF0DC">
              <wp:extent cx="5943600" cy="3380105"/>
              <wp:effectExtent l="0" t="0" r="0" b="0"/>
              <wp:docPr id="723108936" name="Picture 2"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8936" name="Picture 2" descr="A graph of blue bar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ins>
    </w:p>
    <w:p w14:paraId="358EDBFA" w14:textId="7324BD3E" w:rsidR="0024787E" w:rsidRDefault="0024787E" w:rsidP="0024787E">
      <w:pPr>
        <w:pStyle w:val="Caption"/>
        <w:jc w:val="center"/>
        <w:rPr>
          <w:rFonts w:ascii="Arial" w:hAnsi="Arial" w:cs="Arial"/>
        </w:rPr>
      </w:pPr>
      <w:r w:rsidRPr="00467C6A">
        <w:rPr>
          <w:rFonts w:ascii="Arial" w:hAnsi="Arial" w:cs="Arial"/>
          <w:color w:val="auto"/>
        </w:rPr>
        <w:t xml:space="preserve">Figure </w:t>
      </w:r>
      <w:r w:rsidRPr="00467C6A">
        <w:rPr>
          <w:rFonts w:ascii="Arial" w:hAnsi="Arial" w:cs="Arial"/>
          <w:color w:val="auto"/>
        </w:rPr>
        <w:fldChar w:fldCharType="begin"/>
      </w:r>
      <w:r w:rsidRPr="00467C6A">
        <w:rPr>
          <w:rFonts w:ascii="Arial" w:hAnsi="Arial" w:cs="Arial"/>
          <w:color w:val="auto"/>
        </w:rPr>
        <w:instrText xml:space="preserve"> SEQ Figure \* ARABIC </w:instrText>
      </w:r>
      <w:r w:rsidRPr="00467C6A">
        <w:rPr>
          <w:rFonts w:ascii="Arial" w:hAnsi="Arial" w:cs="Arial"/>
          <w:color w:val="auto"/>
        </w:rPr>
        <w:fldChar w:fldCharType="separate"/>
      </w:r>
      <w:ins w:id="83" w:author="Jacqui Muller" w:date="2025-05-30T14:14:00Z" w16du:dateUtc="2025-05-30T12:14:00Z">
        <w:r w:rsidR="006B08EC">
          <w:rPr>
            <w:rFonts w:ascii="Arial" w:hAnsi="Arial" w:cs="Arial"/>
            <w:noProof/>
            <w:color w:val="auto"/>
          </w:rPr>
          <w:t>7</w:t>
        </w:r>
      </w:ins>
      <w:del w:id="84" w:author="Jacqui Muller" w:date="2025-05-30T14:14:00Z" w16du:dateUtc="2025-05-30T12:14:00Z">
        <w:r w:rsidDel="006B08EC">
          <w:rPr>
            <w:rFonts w:ascii="Arial" w:hAnsi="Arial" w:cs="Arial"/>
            <w:noProof/>
            <w:color w:val="auto"/>
          </w:rPr>
          <w:delText>5</w:delText>
        </w:r>
      </w:del>
      <w:r w:rsidRPr="00467C6A">
        <w:rPr>
          <w:rFonts w:ascii="Arial" w:hAnsi="Arial" w:cs="Arial"/>
          <w:color w:val="auto"/>
        </w:rPr>
        <w:fldChar w:fldCharType="end"/>
      </w:r>
      <w:r w:rsidRPr="00467C6A">
        <w:rPr>
          <w:rFonts w:ascii="Arial" w:hAnsi="Arial" w:cs="Arial"/>
          <w:color w:val="auto"/>
        </w:rPr>
        <w:t xml:space="preserve">: </w:t>
      </w:r>
      <w:del w:id="85" w:author="Jacqui Muller" w:date="2025-05-30T15:17:00Z" w16du:dateUtc="2025-05-30T13:17:00Z">
        <w:r w:rsidDel="00561BCA">
          <w:rPr>
            <w:rFonts w:ascii="Arial" w:hAnsi="Arial" w:cs="Arial"/>
            <w:color w:val="auto"/>
          </w:rPr>
          <w:delText xml:space="preserve">Certifications </w:delText>
        </w:r>
      </w:del>
      <w:ins w:id="86" w:author="Jacqui Muller" w:date="2025-05-30T15:17:00Z" w16du:dateUtc="2025-05-30T13:17:00Z">
        <w:r w:rsidR="00561BCA">
          <w:rPr>
            <w:rFonts w:ascii="Arial" w:hAnsi="Arial" w:cs="Arial"/>
            <w:color w:val="auto"/>
          </w:rPr>
          <w:t>Micro-Credentials (Badges and Certifications)</w:t>
        </w:r>
        <w:r w:rsidR="00561BCA">
          <w:rPr>
            <w:rFonts w:ascii="Arial" w:hAnsi="Arial" w:cs="Arial"/>
            <w:color w:val="auto"/>
          </w:rPr>
          <w:t xml:space="preserve"> </w:t>
        </w:r>
      </w:ins>
      <w:r>
        <w:rPr>
          <w:rFonts w:ascii="Arial" w:hAnsi="Arial" w:cs="Arial"/>
          <w:color w:val="auto"/>
        </w:rPr>
        <w:t>Obtained</w:t>
      </w:r>
    </w:p>
    <w:p w14:paraId="5F08EC57" w14:textId="3BF209B2" w:rsidR="00C63095" w:rsidRDefault="00FB6FBC" w:rsidP="00F44EAE">
      <w:pPr>
        <w:jc w:val="both"/>
        <w:rPr>
          <w:ins w:id="87" w:author="Jacqui Muller" w:date="2025-05-30T19:06:00Z" w16du:dateUtc="2025-05-30T17:06:00Z"/>
          <w:rFonts w:ascii="Arial" w:hAnsi="Arial" w:cs="Arial"/>
        </w:rPr>
      </w:pPr>
      <w:r>
        <w:rPr>
          <w:rFonts w:ascii="Arial" w:hAnsi="Arial" w:cs="Arial"/>
        </w:rPr>
        <w:t xml:space="preserve">Apart from the iterative review of student feedback and </w:t>
      </w:r>
      <w:r w:rsidR="00F44EAE">
        <w:rPr>
          <w:rFonts w:ascii="Arial" w:hAnsi="Arial" w:cs="Arial"/>
        </w:rPr>
        <w:t xml:space="preserve">continuous monitoring of student progress, the implementation of the proposed framework was evaluated using Quality Assurance (QA) and User Acceptance Testing (UAT) to identify any potential enhancements. </w:t>
      </w:r>
      <w:moveFromRangeStart w:id="88" w:author="Jacqui Muller" w:date="2025-05-30T15:22:00Z" w:name="move199510958"/>
      <w:moveFrom w:id="89" w:author="Jacqui Muller" w:date="2025-05-30T15:22:00Z" w16du:dateUtc="2025-05-30T13:22:00Z">
        <w:r w:rsidR="0035506E" w:rsidDel="0038574E">
          <w:rPr>
            <w:rFonts w:ascii="Arial" w:hAnsi="Arial" w:cs="Arial"/>
          </w:rPr>
          <w:t xml:space="preserve">Due to the nature of the module, all external training </w:t>
        </w:r>
        <w:r w:rsidR="004E7642" w:rsidDel="0038574E">
          <w:rPr>
            <w:rFonts w:ascii="Arial" w:hAnsi="Arial" w:cs="Arial"/>
          </w:rPr>
          <w:t xml:space="preserve">was to be planned and completed based on the students’ need thereof. As such, no strict deadlines were enforced </w:t>
        </w:r>
        <w:r w:rsidR="00E2792F" w:rsidDel="0038574E">
          <w:rPr>
            <w:rFonts w:ascii="Arial" w:hAnsi="Arial" w:cs="Arial"/>
          </w:rPr>
          <w:t>and, in some cases,</w:t>
        </w:r>
        <w:r w:rsidR="004E7642" w:rsidDel="0038574E">
          <w:rPr>
            <w:rFonts w:ascii="Arial" w:hAnsi="Arial" w:cs="Arial"/>
          </w:rPr>
          <w:t xml:space="preserve"> it did result in students </w:t>
        </w:r>
        <w:r w:rsidR="00E2792F" w:rsidDel="0038574E">
          <w:rPr>
            <w:rFonts w:ascii="Arial" w:hAnsi="Arial" w:cs="Arial"/>
          </w:rPr>
          <w:t>completing the training long after the submission of the designated project was due.</w:t>
        </w:r>
        <w:r w:rsidR="0017002C" w:rsidDel="0038574E">
          <w:rPr>
            <w:rFonts w:ascii="Arial" w:hAnsi="Arial" w:cs="Arial"/>
          </w:rPr>
          <w:t xml:space="preserve"> </w:t>
        </w:r>
        <w:r w:rsidR="000A5991" w:rsidDel="0038574E">
          <w:rPr>
            <w:rFonts w:ascii="Arial" w:hAnsi="Arial" w:cs="Arial"/>
          </w:rPr>
          <w:t xml:space="preserve">That was the biggest takeaway from the testing and evaluation process. </w:t>
        </w:r>
        <w:r w:rsidR="0017002C" w:rsidDel="0038574E">
          <w:rPr>
            <w:rFonts w:ascii="Arial" w:hAnsi="Arial" w:cs="Arial"/>
          </w:rPr>
          <w:t>This was changed to be connected to project deadlines in later iterations.</w:t>
        </w:r>
        <w:r w:rsidR="00E2792F" w:rsidDel="0038574E">
          <w:rPr>
            <w:rFonts w:ascii="Arial" w:hAnsi="Arial" w:cs="Arial"/>
          </w:rPr>
          <w:t xml:space="preserve"> Along with the evaluation process, multiple advantages were realised from the concatenation of three learning </w:t>
        </w:r>
        <w:r w:rsidR="00425960" w:rsidDel="0038574E">
          <w:rPr>
            <w:rFonts w:ascii="Arial" w:hAnsi="Arial" w:cs="Arial"/>
          </w:rPr>
          <w:t>approaches into one single approach, summarised in Table 1.</w:t>
        </w:r>
      </w:moveFrom>
      <w:moveFromRangeEnd w:id="88"/>
    </w:p>
    <w:p w14:paraId="5B6672F6" w14:textId="210EA154" w:rsidR="00A42E22" w:rsidRPr="00467C6A" w:rsidRDefault="00A42E22" w:rsidP="00F44EAE">
      <w:pPr>
        <w:jc w:val="both"/>
        <w:rPr>
          <w:rFonts w:ascii="Arial" w:hAnsi="Arial" w:cs="Arial"/>
        </w:rPr>
      </w:pPr>
      <w:ins w:id="90" w:author="Jacqui Muller" w:date="2025-05-30T19:06:00Z">
        <w:r w:rsidRPr="00A42E22">
          <w:rPr>
            <w:rFonts w:ascii="Arial" w:hAnsi="Arial" w:cs="Arial"/>
          </w:rPr>
          <w:t xml:space="preserve">The criteria presented in Table 1 were selected based on established educational theory and best practices in ICT curriculum design. Sources such as </w:t>
        </w:r>
      </w:ins>
      <w:del w:id="91" w:author="Jacqui Muller" w:date="2025-05-30T19:08:00Z" w16du:dateUtc="2025-05-30T17:08:00Z">
        <w:r w:rsidR="00DB2934" w:rsidDel="00DB2934">
          <w:rPr>
            <w:rFonts w:ascii="Arial" w:hAnsi="Arial" w:cs="Arial"/>
          </w:rPr>
          <w:delText xml:space="preserve"> </w:delText>
        </w:r>
      </w:del>
      <w:r w:rsidR="00DB2934">
        <w:rPr>
          <w:rFonts w:ascii="Arial" w:hAnsi="Arial" w:cs="Arial"/>
        </w:rPr>
        <w:fldChar w:fldCharType="begin"/>
      </w:r>
      <w:r w:rsidR="00DB2934">
        <w:rPr>
          <w:rFonts w:ascii="Arial" w:hAnsi="Arial" w:cs="Arial"/>
        </w:rPr>
        <w:instrText xml:space="preserve"> ADDIN EN.CITE &lt;EndNote&gt;&lt;Cite AuthorYear="1"&gt;&lt;Author&gt;Bell&lt;/Author&gt;&lt;Year&gt;2010&lt;/Year&gt;&lt;RecNum&gt;65&lt;/RecNum&gt;&lt;DisplayText&gt;Bell et al. (2010)&lt;/DisplayText&gt;&lt;record&gt;&lt;rec-number&gt;65&lt;/rec-number&gt;&lt;foreign-keys&gt;&lt;key app="EN" db-id="2pepsz2ps0t2smeext2x9weqdwrtfztdwsaw" timestamp="1748624859" guid="7d4b325b-99d6-4790-ae8f-f505f53640a6"&gt;65&lt;/key&gt;&lt;/foreign-keys&gt;&lt;ref-type name="Journal Article"&gt;17&lt;/ref-type&gt;&lt;contributors&gt;&lt;authors&gt;&lt;author&gt;Bell, Thorsten&lt;/author&gt;&lt;author&gt;Urhahne, Detlef&lt;/author&gt;&lt;author&gt;Schanze, Sascha&lt;/author&gt;&lt;author&gt;Ploetzner, Rolf&lt;/author&gt;&lt;/authors&gt;&lt;/contributors&gt;&lt;titles&gt;&lt;title&gt;Collaborative inquiry learning: Models, tools, and challenges&lt;/title&gt;&lt;secondary-title&gt;International journal of science education&lt;/secondary-title&gt;&lt;/titles&gt;&lt;periodical&gt;&lt;full-title&gt;International journal of science education&lt;/full-title&gt;&lt;/periodical&gt;&lt;pages&gt;349-377&lt;/pages&gt;&lt;volume&gt;32&lt;/volume&gt;&lt;number&gt;3&lt;/number&gt;&lt;dates&gt;&lt;year&gt;2010&lt;/year&gt;&lt;/dates&gt;&lt;isbn&gt;0950-0693&lt;/isbn&gt;&lt;urls&gt;&lt;/urls&gt;&lt;/record&gt;&lt;/Cite&gt;&lt;/EndNote&gt;</w:instrText>
      </w:r>
      <w:r w:rsidR="00DB2934">
        <w:rPr>
          <w:rFonts w:ascii="Arial" w:hAnsi="Arial" w:cs="Arial"/>
        </w:rPr>
        <w:fldChar w:fldCharType="separate"/>
      </w:r>
      <w:r w:rsidR="00DB2934">
        <w:rPr>
          <w:rFonts w:ascii="Arial" w:hAnsi="Arial" w:cs="Arial"/>
          <w:noProof/>
        </w:rPr>
        <w:t>Bell et al. (2010)</w:t>
      </w:r>
      <w:r w:rsidR="00DB2934">
        <w:rPr>
          <w:rFonts w:ascii="Arial" w:hAnsi="Arial" w:cs="Arial"/>
        </w:rPr>
        <w:fldChar w:fldCharType="end"/>
      </w:r>
      <w:ins w:id="92" w:author="Jacqui Muller" w:date="2025-05-30T19:06:00Z">
        <w:r w:rsidRPr="00A42E22">
          <w:rPr>
            <w:rFonts w:ascii="Arial" w:hAnsi="Arial" w:cs="Arial"/>
          </w:rPr>
          <w:t xml:space="preserve">, </w:t>
        </w:r>
      </w:ins>
      <w:r w:rsidR="009F5040">
        <w:rPr>
          <w:rFonts w:ascii="Arial" w:hAnsi="Arial" w:cs="Arial"/>
        </w:rPr>
        <w:fldChar w:fldCharType="begin"/>
      </w:r>
      <w:r w:rsidR="00545DF1">
        <w:rPr>
          <w:rFonts w:ascii="Arial" w:hAnsi="Arial" w:cs="Arial"/>
        </w:rPr>
        <w:instrText xml:space="preserve"> ADDIN EN.CITE &lt;EndNote&gt;&lt;Cite AuthorYear="1"&gt;&lt;Author&gt;Klein&lt;/Author&gt;&lt;Year&gt;2005&lt;/Year&gt;&lt;RecNum&gt;66&lt;/RecNum&gt;&lt;DisplayText&gt;Klein (2005), Javed et al. (2021)&lt;/DisplayText&gt;&lt;record&gt;&lt;rec-number&gt;66&lt;/rec-number&gt;&lt;foreign-keys&gt;&lt;key app="EN" db-id="2pepsz2ps0t2smeext2x9weqdwrtfztdwsaw" timestamp="1748624968"&gt;66&lt;/key&gt;&lt;/foreign-keys&gt;&lt;ref-type name="Journal Article"&gt;17&lt;/ref-type&gt;&lt;contributors&gt;&lt;authors&gt;&lt;author&gt;Klein, Julie Thompson&lt;/author&gt;&lt;/authors&gt;&lt;/contributors&gt;&lt;titles&gt;&lt;title&gt;Integrative learning and interdisciplinary studies&lt;/title&gt;&lt;secondary-title&gt;Peer Review&lt;/secondary-title&gt;&lt;/titles&gt;&lt;periodical&gt;&lt;full-title&gt;Peer Review&lt;/full-title&gt;&lt;/periodical&gt;&lt;pages&gt;8-10&lt;/pages&gt;&lt;volume&gt;7&lt;/volume&gt;&lt;number&gt;4&lt;/number&gt;&lt;dates&gt;&lt;year&gt;2005&lt;/year&gt;&lt;/dates&gt;&lt;isbn&gt;1541-1389&lt;/isbn&gt;&lt;urls&gt;&lt;/urls&gt;&lt;/record&gt;&lt;/Cite&gt;&lt;Cite AuthorYear="1"&gt;&lt;Author&gt;Javed&lt;/Author&gt;&lt;Year&gt;2021&lt;/Year&gt;&lt;RecNum&gt;68&lt;/RecNum&gt;&lt;record&gt;&lt;rec-number&gt;68&lt;/rec-number&gt;&lt;foreign-keys&gt;&lt;key app="EN" db-id="2pepsz2ps0t2smeext2x9weqdwrtfztdwsaw" timestamp="1748625173"&gt;68&lt;/key&gt;&lt;/foreign-keys&gt;&lt;ref-type name="Journal Article"&gt;17&lt;/ref-type&gt;&lt;contributors&gt;&lt;authors&gt;&lt;author&gt;Javed, Umair&lt;/author&gt;&lt;author&gt;Shaukat, Kamran&lt;/author&gt;&lt;author&gt;Hameed, Ibrahim A&lt;/author&gt;&lt;author&gt;Iqbal, Farhat&lt;/author&gt;&lt;author&gt;Alam, Talha Mahboob&lt;/author&gt;&lt;author&gt;Luo, Suhuai&lt;/author&gt;&lt;/authors&gt;&lt;/contributors&gt;&lt;titles&gt;&lt;title&gt;A review of content-based and context-based recommendation systems&lt;/title&gt;&lt;secondary-title&gt;International Journal of Emerging Technologies in Learning (iJET)&lt;/secondary-title&gt;&lt;/titles&gt;&lt;periodical&gt;&lt;full-title&gt;International Journal of Emerging Technologies in Learning (iJET)&lt;/full-title&gt;&lt;/periodical&gt;&lt;pages&gt;274-306&lt;/pages&gt;&lt;volume&gt;16&lt;/volume&gt;&lt;number&gt;3&lt;/number&gt;&lt;dates&gt;&lt;year&gt;2021&lt;/year&gt;&lt;/dates&gt;&lt;isbn&gt;1863-0383&lt;/isbn&gt;&lt;urls&gt;&lt;/urls&gt;&lt;/record&gt;&lt;/Cite&gt;&lt;/EndNote&gt;</w:instrText>
      </w:r>
      <w:r w:rsidR="009F5040">
        <w:rPr>
          <w:rFonts w:ascii="Arial" w:hAnsi="Arial" w:cs="Arial"/>
        </w:rPr>
        <w:fldChar w:fldCharType="separate"/>
      </w:r>
      <w:r w:rsidR="00545DF1">
        <w:rPr>
          <w:rFonts w:ascii="Arial" w:hAnsi="Arial" w:cs="Arial"/>
          <w:noProof/>
        </w:rPr>
        <w:t>Klein (2005), Javed et al. (2021)</w:t>
      </w:r>
      <w:r w:rsidR="009F5040">
        <w:rPr>
          <w:rFonts w:ascii="Arial" w:hAnsi="Arial" w:cs="Arial"/>
        </w:rPr>
        <w:fldChar w:fldCharType="end"/>
      </w:r>
      <w:ins w:id="93" w:author="Jacqui Muller" w:date="2025-05-30T19:06:00Z">
        <w:r w:rsidRPr="00A42E22">
          <w:rPr>
            <w:rFonts w:ascii="Arial" w:hAnsi="Arial" w:cs="Arial"/>
          </w:rPr>
          <w:t xml:space="preserve">, and </w:t>
        </w:r>
      </w:ins>
      <w:r w:rsidR="00C90BAF">
        <w:rPr>
          <w:rFonts w:ascii="Arial" w:hAnsi="Arial" w:cs="Arial"/>
        </w:rPr>
        <w:fldChar w:fldCharType="begin"/>
      </w:r>
      <w:r w:rsidR="00C90BAF">
        <w:rPr>
          <w:rFonts w:ascii="Arial" w:hAnsi="Arial" w:cs="Arial"/>
        </w:rPr>
        <w:instrText xml:space="preserve"> ADDIN EN.CITE &lt;EndNote&gt;&lt;Cite AuthorYear="1"&gt;&lt;Author&gt;Krajcik&lt;/Author&gt;&lt;Year&gt;2008&lt;/Year&gt;&lt;RecNum&gt;67&lt;/RecNum&gt;&lt;DisplayText&gt;Krajcik et al. (2008)&lt;/DisplayText&gt;&lt;record&gt;&lt;rec-number&gt;67&lt;/rec-number&gt;&lt;foreign-keys&gt;&lt;key app="EN" db-id="2pepsz2ps0t2smeext2x9weqdwrtfztdwsaw" timestamp="1748625049"&gt;67&lt;/key&gt;&lt;/foreign-keys&gt;&lt;ref-type name="Journal Article"&gt;17&lt;/ref-type&gt;&lt;contributors&gt;&lt;authors&gt;&lt;author&gt;Krajcik, Joseph&lt;/author&gt;&lt;author&gt;McNeill, Katherine L&lt;/author&gt;&lt;author&gt;Reiser, Brian J&lt;/author&gt;&lt;/authors&gt;&lt;/contributors&gt;&lt;titles&gt;&lt;title&gt;Learning</w:instrText>
      </w:r>
      <w:r w:rsidR="00C90BAF">
        <w:rPr>
          <w:rFonts w:ascii="Cambria Math" w:hAnsi="Cambria Math" w:cs="Cambria Math"/>
        </w:rPr>
        <w:instrText>‐</w:instrText>
      </w:r>
      <w:r w:rsidR="00C90BAF">
        <w:rPr>
          <w:rFonts w:ascii="Arial" w:hAnsi="Arial" w:cs="Arial"/>
        </w:rPr>
        <w:instrText>goals</w:instrText>
      </w:r>
      <w:r w:rsidR="00C90BAF">
        <w:rPr>
          <w:rFonts w:ascii="Cambria Math" w:hAnsi="Cambria Math" w:cs="Cambria Math"/>
        </w:rPr>
        <w:instrText>‐</w:instrText>
      </w:r>
      <w:r w:rsidR="00C90BAF">
        <w:rPr>
          <w:rFonts w:ascii="Arial" w:hAnsi="Arial" w:cs="Arial"/>
        </w:rPr>
        <w:instrText>driven design model: Developing curriculum materials that align with national standards and incorporate project</w:instrText>
      </w:r>
      <w:r w:rsidR="00C90BAF">
        <w:rPr>
          <w:rFonts w:ascii="Cambria Math" w:hAnsi="Cambria Math" w:cs="Cambria Math"/>
        </w:rPr>
        <w:instrText>‐</w:instrText>
      </w:r>
      <w:r w:rsidR="00C90BAF">
        <w:rPr>
          <w:rFonts w:ascii="Arial" w:hAnsi="Arial" w:cs="Arial"/>
        </w:rPr>
        <w:instrText>based pedagogy&lt;/title&gt;&lt;secondary-title&gt;Science education&lt;/secondary-title&gt;&lt;/titles&gt;&lt;periodical&gt;&lt;full-title&gt;Science education&lt;/full-title&gt;&lt;/periodical&gt;&lt;pages&gt;1-32&lt;/pages&gt;&lt;volume&gt;92&lt;/volume&gt;&lt;number&gt;1&lt;/number&gt;&lt;dates&gt;&lt;year&gt;2008&lt;/year&gt;&lt;/dates&gt;&lt;isbn&gt;0036-8326&lt;/isbn&gt;&lt;urls&gt;&lt;/urls&gt;&lt;/record&gt;&lt;/Cite&gt;&lt;/EndNote&gt;</w:instrText>
      </w:r>
      <w:r w:rsidR="00C90BAF">
        <w:rPr>
          <w:rFonts w:ascii="Arial" w:hAnsi="Arial" w:cs="Arial"/>
        </w:rPr>
        <w:fldChar w:fldCharType="separate"/>
      </w:r>
      <w:r w:rsidR="00C90BAF">
        <w:rPr>
          <w:rFonts w:ascii="Arial" w:hAnsi="Arial" w:cs="Arial"/>
          <w:noProof/>
        </w:rPr>
        <w:t>Krajcik et al. (2008)</w:t>
      </w:r>
      <w:r w:rsidR="00C90BAF">
        <w:rPr>
          <w:rFonts w:ascii="Arial" w:hAnsi="Arial" w:cs="Arial"/>
        </w:rPr>
        <w:fldChar w:fldCharType="end"/>
      </w:r>
      <w:ins w:id="94" w:author="Jacqui Muller" w:date="2025-05-30T19:06:00Z">
        <w:r w:rsidRPr="00A42E22">
          <w:rPr>
            <w:rFonts w:ascii="Arial" w:hAnsi="Arial" w:cs="Arial"/>
          </w:rPr>
          <w:t xml:space="preserve"> highlight the significance of motivation, knowledge transfer, and real-world application as indicators of effective pedagogy. Additionally, the inclusion of external certification reflects current trends in aligning academic learning with industry benchmarks (Muller &amp; Greeff, 2022).</w:t>
        </w:r>
      </w:ins>
    </w:p>
    <w:tbl>
      <w:tblPr>
        <w:tblStyle w:val="TableGrid"/>
        <w:tblW w:w="0" w:type="auto"/>
        <w:tblLook w:val="04A0" w:firstRow="1" w:lastRow="0" w:firstColumn="1" w:lastColumn="0" w:noHBand="0" w:noVBand="1"/>
      </w:tblPr>
      <w:tblGrid>
        <w:gridCol w:w="2972"/>
        <w:gridCol w:w="1418"/>
        <w:gridCol w:w="1559"/>
        <w:gridCol w:w="1559"/>
        <w:gridCol w:w="1842"/>
      </w:tblGrid>
      <w:tr w:rsidR="00074D9F" w:rsidRPr="00467C6A" w14:paraId="18F7515E" w14:textId="2C6F4173" w:rsidTr="000D29D6">
        <w:tc>
          <w:tcPr>
            <w:tcW w:w="2972" w:type="dxa"/>
          </w:tcPr>
          <w:p w14:paraId="45B379D2" w14:textId="4AFCAFCA" w:rsidR="002A384B" w:rsidRPr="00467C6A" w:rsidRDefault="002A384B" w:rsidP="002A384B">
            <w:pPr>
              <w:rPr>
                <w:rFonts w:ascii="Arial" w:hAnsi="Arial" w:cs="Arial"/>
                <w:b/>
                <w:bCs/>
              </w:rPr>
            </w:pPr>
            <w:r w:rsidRPr="00467C6A">
              <w:rPr>
                <w:rFonts w:ascii="Arial" w:hAnsi="Arial" w:cs="Arial"/>
                <w:b/>
                <w:bCs/>
              </w:rPr>
              <w:t>Advantage</w:t>
            </w:r>
          </w:p>
        </w:tc>
        <w:tc>
          <w:tcPr>
            <w:tcW w:w="1418" w:type="dxa"/>
          </w:tcPr>
          <w:p w14:paraId="115544F5" w14:textId="5AC2201B" w:rsidR="002A384B" w:rsidRPr="00467C6A" w:rsidRDefault="002A384B" w:rsidP="002A384B">
            <w:pPr>
              <w:rPr>
                <w:rFonts w:ascii="Arial" w:hAnsi="Arial" w:cs="Arial"/>
                <w:b/>
                <w:bCs/>
              </w:rPr>
            </w:pPr>
            <w:r w:rsidRPr="00467C6A">
              <w:rPr>
                <w:rFonts w:ascii="Arial" w:hAnsi="Arial" w:cs="Arial"/>
                <w:b/>
                <w:bCs/>
              </w:rPr>
              <w:t>Context-Based Learning</w:t>
            </w:r>
          </w:p>
        </w:tc>
        <w:tc>
          <w:tcPr>
            <w:tcW w:w="1559" w:type="dxa"/>
          </w:tcPr>
          <w:p w14:paraId="0F43326A" w14:textId="1C01B8D6" w:rsidR="002A384B" w:rsidRPr="00467C6A" w:rsidRDefault="002A384B" w:rsidP="002A384B">
            <w:pPr>
              <w:rPr>
                <w:rFonts w:ascii="Arial" w:hAnsi="Arial" w:cs="Arial"/>
                <w:b/>
                <w:bCs/>
              </w:rPr>
            </w:pPr>
            <w:r w:rsidRPr="00467C6A">
              <w:rPr>
                <w:rFonts w:ascii="Arial" w:hAnsi="Arial" w:cs="Arial"/>
                <w:b/>
                <w:bCs/>
              </w:rPr>
              <w:t>Project-Based Learning</w:t>
            </w:r>
          </w:p>
        </w:tc>
        <w:tc>
          <w:tcPr>
            <w:tcW w:w="1559" w:type="dxa"/>
          </w:tcPr>
          <w:p w14:paraId="1FF1C3F5" w14:textId="456CB211" w:rsidR="002A384B" w:rsidRPr="00467C6A" w:rsidRDefault="002A384B" w:rsidP="002A384B">
            <w:pPr>
              <w:rPr>
                <w:rFonts w:ascii="Arial" w:hAnsi="Arial" w:cs="Arial"/>
                <w:b/>
                <w:bCs/>
              </w:rPr>
            </w:pPr>
            <w:r w:rsidRPr="00467C6A">
              <w:rPr>
                <w:rFonts w:ascii="Arial" w:hAnsi="Arial" w:cs="Arial"/>
                <w:b/>
                <w:bCs/>
              </w:rPr>
              <w:t>Integrated Learning</w:t>
            </w:r>
          </w:p>
        </w:tc>
        <w:tc>
          <w:tcPr>
            <w:tcW w:w="1842" w:type="dxa"/>
          </w:tcPr>
          <w:p w14:paraId="432EADBF" w14:textId="0D8D7CC5" w:rsidR="002A384B" w:rsidRPr="00467C6A" w:rsidRDefault="002A384B" w:rsidP="002A384B">
            <w:pPr>
              <w:rPr>
                <w:rFonts w:ascii="Arial" w:hAnsi="Arial" w:cs="Arial"/>
                <w:b/>
                <w:bCs/>
              </w:rPr>
            </w:pPr>
            <w:r w:rsidRPr="00467C6A">
              <w:rPr>
                <w:rFonts w:ascii="Arial" w:hAnsi="Arial" w:cs="Arial"/>
                <w:b/>
                <w:bCs/>
              </w:rPr>
              <w:t>Integrated Project Context-Based Learning</w:t>
            </w:r>
          </w:p>
        </w:tc>
      </w:tr>
      <w:tr w:rsidR="00074D9F" w:rsidRPr="00467C6A" w14:paraId="3FA3501E" w14:textId="70CC5179" w:rsidTr="000D29D6">
        <w:tc>
          <w:tcPr>
            <w:tcW w:w="2972" w:type="dxa"/>
          </w:tcPr>
          <w:p w14:paraId="62F941F0" w14:textId="49C47158" w:rsidR="002A384B" w:rsidRPr="00467C6A" w:rsidRDefault="002A384B" w:rsidP="002A384B">
            <w:pPr>
              <w:rPr>
                <w:rFonts w:ascii="Arial" w:hAnsi="Arial" w:cs="Arial"/>
              </w:rPr>
            </w:pPr>
            <w:r w:rsidRPr="00467C6A">
              <w:rPr>
                <w:rFonts w:ascii="Arial" w:hAnsi="Arial" w:cs="Arial"/>
              </w:rPr>
              <w:t>Improved motivation &amp; engagement</w:t>
            </w:r>
          </w:p>
        </w:tc>
        <w:tc>
          <w:tcPr>
            <w:tcW w:w="1418" w:type="dxa"/>
          </w:tcPr>
          <w:p w14:paraId="0F637646" w14:textId="2A48D0E1"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75BD05FC" w14:textId="46822147"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6F9B9B57" w14:textId="62A7A668" w:rsidR="002A384B" w:rsidRPr="00467C6A" w:rsidRDefault="0040731D" w:rsidP="00074D9F">
            <w:pPr>
              <w:jc w:val="center"/>
              <w:rPr>
                <w:rFonts w:ascii="Arial" w:hAnsi="Arial" w:cs="Arial"/>
              </w:rPr>
            </w:pPr>
            <w:r w:rsidRPr="00467C6A">
              <w:rPr>
                <w:rFonts w:ascii="Arial" w:hAnsi="Arial" w:cs="Arial"/>
              </w:rPr>
              <w:t>-</w:t>
            </w:r>
          </w:p>
        </w:tc>
        <w:tc>
          <w:tcPr>
            <w:tcW w:w="1842" w:type="dxa"/>
          </w:tcPr>
          <w:p w14:paraId="695E8E09" w14:textId="09437CF5" w:rsidR="002A384B" w:rsidRPr="00467C6A" w:rsidRDefault="00074D9F" w:rsidP="00074D9F">
            <w:pPr>
              <w:jc w:val="center"/>
              <w:rPr>
                <w:rFonts w:ascii="Arial" w:hAnsi="Arial" w:cs="Arial"/>
              </w:rPr>
            </w:pPr>
            <w:r w:rsidRPr="00467C6A">
              <w:rPr>
                <w:rFonts w:ascii="Arial" w:hAnsi="Arial" w:cs="Arial"/>
              </w:rPr>
              <w:t>X</w:t>
            </w:r>
          </w:p>
        </w:tc>
      </w:tr>
      <w:tr w:rsidR="00074D9F" w:rsidRPr="00467C6A" w14:paraId="3D568AA5" w14:textId="6B7BCB81" w:rsidTr="000D29D6">
        <w:tc>
          <w:tcPr>
            <w:tcW w:w="2972" w:type="dxa"/>
          </w:tcPr>
          <w:p w14:paraId="77455DF2" w14:textId="10455B59" w:rsidR="002A384B" w:rsidRPr="00467C6A" w:rsidRDefault="002A384B" w:rsidP="002A384B">
            <w:pPr>
              <w:rPr>
                <w:rFonts w:ascii="Arial" w:hAnsi="Arial" w:cs="Arial"/>
              </w:rPr>
            </w:pPr>
            <w:r w:rsidRPr="00467C6A">
              <w:rPr>
                <w:rFonts w:ascii="Arial" w:hAnsi="Arial" w:cs="Arial"/>
              </w:rPr>
              <w:t xml:space="preserve">Improved retrospective understanding of </w:t>
            </w:r>
            <w:r w:rsidR="00074D9F" w:rsidRPr="00467C6A">
              <w:rPr>
                <w:rFonts w:ascii="Arial" w:hAnsi="Arial" w:cs="Arial"/>
              </w:rPr>
              <w:t xml:space="preserve">critical </w:t>
            </w:r>
            <w:r w:rsidRPr="00467C6A">
              <w:rPr>
                <w:rFonts w:ascii="Arial" w:hAnsi="Arial" w:cs="Arial"/>
              </w:rPr>
              <w:t>concepts</w:t>
            </w:r>
          </w:p>
        </w:tc>
        <w:tc>
          <w:tcPr>
            <w:tcW w:w="1418" w:type="dxa"/>
          </w:tcPr>
          <w:p w14:paraId="3B31FEF5" w14:textId="4E10E70D"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080EC22B" w14:textId="70BE42AD"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393B91D6" w14:textId="797CAF77" w:rsidR="002A384B" w:rsidRPr="00467C6A" w:rsidRDefault="00074D9F" w:rsidP="00074D9F">
            <w:pPr>
              <w:jc w:val="center"/>
              <w:rPr>
                <w:rFonts w:ascii="Arial" w:hAnsi="Arial" w:cs="Arial"/>
              </w:rPr>
            </w:pPr>
            <w:r w:rsidRPr="00467C6A">
              <w:rPr>
                <w:rFonts w:ascii="Arial" w:hAnsi="Arial" w:cs="Arial"/>
              </w:rPr>
              <w:t>X</w:t>
            </w:r>
          </w:p>
        </w:tc>
        <w:tc>
          <w:tcPr>
            <w:tcW w:w="1842" w:type="dxa"/>
          </w:tcPr>
          <w:p w14:paraId="073B04B6" w14:textId="7D1D8683" w:rsidR="002A384B" w:rsidRPr="00467C6A" w:rsidRDefault="00074D9F" w:rsidP="00074D9F">
            <w:pPr>
              <w:jc w:val="center"/>
              <w:rPr>
                <w:rFonts w:ascii="Arial" w:hAnsi="Arial" w:cs="Arial"/>
              </w:rPr>
            </w:pPr>
            <w:r w:rsidRPr="00467C6A">
              <w:rPr>
                <w:rFonts w:ascii="Arial" w:hAnsi="Arial" w:cs="Arial"/>
              </w:rPr>
              <w:t>X</w:t>
            </w:r>
          </w:p>
        </w:tc>
      </w:tr>
      <w:tr w:rsidR="00074D9F" w:rsidRPr="00467C6A" w14:paraId="2E8E0659" w14:textId="7E305C81" w:rsidTr="000D29D6">
        <w:tc>
          <w:tcPr>
            <w:tcW w:w="2972" w:type="dxa"/>
          </w:tcPr>
          <w:p w14:paraId="3C11B5DB" w14:textId="5ED15A1B" w:rsidR="002A384B" w:rsidRPr="00467C6A" w:rsidRDefault="00074D9F" w:rsidP="002A384B">
            <w:pPr>
              <w:rPr>
                <w:rFonts w:ascii="Arial" w:hAnsi="Arial" w:cs="Arial"/>
              </w:rPr>
            </w:pPr>
            <w:r w:rsidRPr="00467C6A">
              <w:rPr>
                <w:rFonts w:ascii="Arial" w:hAnsi="Arial" w:cs="Arial"/>
              </w:rPr>
              <w:t>Development of essential skills</w:t>
            </w:r>
          </w:p>
        </w:tc>
        <w:tc>
          <w:tcPr>
            <w:tcW w:w="1418" w:type="dxa"/>
          </w:tcPr>
          <w:p w14:paraId="0E7A6B34" w14:textId="0B0150E6"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096F58CD" w14:textId="3F646EF4"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0FAE58B6" w14:textId="45E822FB" w:rsidR="002A384B" w:rsidRPr="00467C6A" w:rsidRDefault="0040731D" w:rsidP="00074D9F">
            <w:pPr>
              <w:jc w:val="center"/>
              <w:rPr>
                <w:rFonts w:ascii="Arial" w:hAnsi="Arial" w:cs="Arial"/>
              </w:rPr>
            </w:pPr>
            <w:r w:rsidRPr="00467C6A">
              <w:rPr>
                <w:rFonts w:ascii="Arial" w:hAnsi="Arial" w:cs="Arial"/>
              </w:rPr>
              <w:t>-</w:t>
            </w:r>
          </w:p>
        </w:tc>
        <w:tc>
          <w:tcPr>
            <w:tcW w:w="1842" w:type="dxa"/>
          </w:tcPr>
          <w:p w14:paraId="2059CF61" w14:textId="4C893B41" w:rsidR="002A384B" w:rsidRPr="00467C6A" w:rsidRDefault="00074D9F" w:rsidP="00074D9F">
            <w:pPr>
              <w:jc w:val="center"/>
              <w:rPr>
                <w:rFonts w:ascii="Arial" w:hAnsi="Arial" w:cs="Arial"/>
              </w:rPr>
            </w:pPr>
            <w:r w:rsidRPr="00467C6A">
              <w:rPr>
                <w:rFonts w:ascii="Arial" w:hAnsi="Arial" w:cs="Arial"/>
              </w:rPr>
              <w:t>X</w:t>
            </w:r>
          </w:p>
        </w:tc>
      </w:tr>
      <w:tr w:rsidR="00074D9F" w:rsidRPr="00467C6A" w14:paraId="5826A3CE" w14:textId="3075824C" w:rsidTr="000D29D6">
        <w:tc>
          <w:tcPr>
            <w:tcW w:w="2972" w:type="dxa"/>
          </w:tcPr>
          <w:p w14:paraId="19966212" w14:textId="1FC2CC0F" w:rsidR="002A384B" w:rsidRPr="00467C6A" w:rsidRDefault="00074D9F" w:rsidP="002A384B">
            <w:pPr>
              <w:rPr>
                <w:rFonts w:ascii="Arial" w:hAnsi="Arial" w:cs="Arial"/>
              </w:rPr>
            </w:pPr>
            <w:r w:rsidRPr="00467C6A">
              <w:rPr>
                <w:rFonts w:ascii="Arial" w:hAnsi="Arial" w:cs="Arial"/>
              </w:rPr>
              <w:t>Transferability of knowledge</w:t>
            </w:r>
          </w:p>
        </w:tc>
        <w:tc>
          <w:tcPr>
            <w:tcW w:w="1418" w:type="dxa"/>
          </w:tcPr>
          <w:p w14:paraId="393D08EF" w14:textId="47B31331"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758C7BBB" w14:textId="3BF40BD4"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2973BD01" w14:textId="794B0D1B" w:rsidR="002A384B" w:rsidRPr="00467C6A" w:rsidRDefault="0040731D" w:rsidP="00074D9F">
            <w:pPr>
              <w:jc w:val="center"/>
              <w:rPr>
                <w:rFonts w:ascii="Arial" w:hAnsi="Arial" w:cs="Arial"/>
              </w:rPr>
            </w:pPr>
            <w:r w:rsidRPr="00467C6A">
              <w:rPr>
                <w:rFonts w:ascii="Arial" w:hAnsi="Arial" w:cs="Arial"/>
              </w:rPr>
              <w:t>X</w:t>
            </w:r>
          </w:p>
        </w:tc>
        <w:tc>
          <w:tcPr>
            <w:tcW w:w="1842" w:type="dxa"/>
          </w:tcPr>
          <w:p w14:paraId="27147115" w14:textId="1C76935E" w:rsidR="002A384B" w:rsidRPr="00467C6A" w:rsidRDefault="00074D9F" w:rsidP="00074D9F">
            <w:pPr>
              <w:jc w:val="center"/>
              <w:rPr>
                <w:rFonts w:ascii="Arial" w:hAnsi="Arial" w:cs="Arial"/>
              </w:rPr>
            </w:pPr>
            <w:r w:rsidRPr="00467C6A">
              <w:rPr>
                <w:rFonts w:ascii="Arial" w:hAnsi="Arial" w:cs="Arial"/>
              </w:rPr>
              <w:t>X</w:t>
            </w:r>
          </w:p>
        </w:tc>
      </w:tr>
      <w:tr w:rsidR="00074D9F" w:rsidRPr="00467C6A" w14:paraId="35FDF8E2" w14:textId="5642F371" w:rsidTr="000D29D6">
        <w:tc>
          <w:tcPr>
            <w:tcW w:w="2972" w:type="dxa"/>
          </w:tcPr>
          <w:p w14:paraId="5D670ADF" w14:textId="2CC11DCC" w:rsidR="002A384B" w:rsidRPr="00467C6A" w:rsidRDefault="00074D9F" w:rsidP="002A384B">
            <w:pPr>
              <w:rPr>
                <w:rFonts w:ascii="Arial" w:hAnsi="Arial" w:cs="Arial"/>
              </w:rPr>
            </w:pPr>
            <w:r w:rsidRPr="00467C6A">
              <w:rPr>
                <w:rFonts w:ascii="Arial" w:hAnsi="Arial" w:cs="Arial"/>
              </w:rPr>
              <w:t>Real-world application</w:t>
            </w:r>
          </w:p>
        </w:tc>
        <w:tc>
          <w:tcPr>
            <w:tcW w:w="1418" w:type="dxa"/>
          </w:tcPr>
          <w:p w14:paraId="55190293" w14:textId="0C003E57"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3B849B04" w14:textId="00644422" w:rsidR="002A384B" w:rsidRPr="00467C6A" w:rsidRDefault="00074D9F" w:rsidP="00074D9F">
            <w:pPr>
              <w:jc w:val="center"/>
              <w:rPr>
                <w:rFonts w:ascii="Arial" w:hAnsi="Arial" w:cs="Arial"/>
              </w:rPr>
            </w:pPr>
            <w:r w:rsidRPr="00467C6A">
              <w:rPr>
                <w:rFonts w:ascii="Arial" w:hAnsi="Arial" w:cs="Arial"/>
              </w:rPr>
              <w:t>X</w:t>
            </w:r>
          </w:p>
        </w:tc>
        <w:tc>
          <w:tcPr>
            <w:tcW w:w="1559" w:type="dxa"/>
          </w:tcPr>
          <w:p w14:paraId="693BCB95" w14:textId="2E2EB5A7" w:rsidR="002A384B" w:rsidRPr="00467C6A" w:rsidRDefault="008249B4" w:rsidP="00074D9F">
            <w:pPr>
              <w:jc w:val="center"/>
              <w:rPr>
                <w:rFonts w:ascii="Arial" w:hAnsi="Arial" w:cs="Arial"/>
              </w:rPr>
            </w:pPr>
            <w:r w:rsidRPr="00467C6A">
              <w:rPr>
                <w:rFonts w:ascii="Arial" w:hAnsi="Arial" w:cs="Arial"/>
              </w:rPr>
              <w:t>X</w:t>
            </w:r>
          </w:p>
        </w:tc>
        <w:tc>
          <w:tcPr>
            <w:tcW w:w="1842" w:type="dxa"/>
          </w:tcPr>
          <w:p w14:paraId="61821475" w14:textId="21968C7E" w:rsidR="002A384B" w:rsidRPr="00467C6A" w:rsidRDefault="00074D9F" w:rsidP="00074D9F">
            <w:pPr>
              <w:jc w:val="center"/>
              <w:rPr>
                <w:rFonts w:ascii="Arial" w:hAnsi="Arial" w:cs="Arial"/>
              </w:rPr>
            </w:pPr>
            <w:r w:rsidRPr="00467C6A">
              <w:rPr>
                <w:rFonts w:ascii="Arial" w:hAnsi="Arial" w:cs="Arial"/>
              </w:rPr>
              <w:t>X</w:t>
            </w:r>
          </w:p>
        </w:tc>
      </w:tr>
      <w:tr w:rsidR="008249B4" w:rsidRPr="00467C6A" w14:paraId="70D9640B" w14:textId="77777777" w:rsidTr="000D29D6">
        <w:tc>
          <w:tcPr>
            <w:tcW w:w="2972" w:type="dxa"/>
          </w:tcPr>
          <w:p w14:paraId="2EDFCF0C" w14:textId="708CE299" w:rsidR="008249B4" w:rsidRPr="00467C6A" w:rsidRDefault="008249B4" w:rsidP="002A384B">
            <w:pPr>
              <w:rPr>
                <w:rFonts w:ascii="Arial" w:hAnsi="Arial" w:cs="Arial"/>
              </w:rPr>
            </w:pPr>
            <w:r w:rsidRPr="00467C6A">
              <w:rPr>
                <w:rFonts w:ascii="Arial" w:hAnsi="Arial" w:cs="Arial"/>
              </w:rPr>
              <w:t>Encourages critical thinking</w:t>
            </w:r>
          </w:p>
        </w:tc>
        <w:tc>
          <w:tcPr>
            <w:tcW w:w="1418" w:type="dxa"/>
          </w:tcPr>
          <w:p w14:paraId="5B16CA10" w14:textId="67DE0935" w:rsidR="008249B4" w:rsidRPr="00467C6A" w:rsidRDefault="008249B4" w:rsidP="00074D9F">
            <w:pPr>
              <w:jc w:val="center"/>
              <w:rPr>
                <w:rFonts w:ascii="Arial" w:hAnsi="Arial" w:cs="Arial"/>
              </w:rPr>
            </w:pPr>
            <w:r w:rsidRPr="00467C6A">
              <w:rPr>
                <w:rFonts w:ascii="Arial" w:hAnsi="Arial" w:cs="Arial"/>
              </w:rPr>
              <w:t>X</w:t>
            </w:r>
          </w:p>
        </w:tc>
        <w:tc>
          <w:tcPr>
            <w:tcW w:w="1559" w:type="dxa"/>
          </w:tcPr>
          <w:p w14:paraId="1452BC54" w14:textId="4C141962" w:rsidR="008249B4" w:rsidRPr="00467C6A" w:rsidRDefault="008249B4" w:rsidP="00074D9F">
            <w:pPr>
              <w:jc w:val="center"/>
              <w:rPr>
                <w:rFonts w:ascii="Arial" w:hAnsi="Arial" w:cs="Arial"/>
              </w:rPr>
            </w:pPr>
            <w:r w:rsidRPr="00467C6A">
              <w:rPr>
                <w:rFonts w:ascii="Arial" w:hAnsi="Arial" w:cs="Arial"/>
              </w:rPr>
              <w:t>X</w:t>
            </w:r>
          </w:p>
        </w:tc>
        <w:tc>
          <w:tcPr>
            <w:tcW w:w="1559" w:type="dxa"/>
          </w:tcPr>
          <w:p w14:paraId="450FA74D" w14:textId="3A1EAA5B" w:rsidR="008249B4" w:rsidRPr="00467C6A" w:rsidRDefault="008249B4" w:rsidP="00074D9F">
            <w:pPr>
              <w:jc w:val="center"/>
              <w:rPr>
                <w:rFonts w:ascii="Arial" w:hAnsi="Arial" w:cs="Arial"/>
              </w:rPr>
            </w:pPr>
            <w:r w:rsidRPr="00467C6A">
              <w:rPr>
                <w:rFonts w:ascii="Arial" w:hAnsi="Arial" w:cs="Arial"/>
              </w:rPr>
              <w:t>X</w:t>
            </w:r>
          </w:p>
        </w:tc>
        <w:tc>
          <w:tcPr>
            <w:tcW w:w="1842" w:type="dxa"/>
          </w:tcPr>
          <w:p w14:paraId="04920513" w14:textId="457A3229" w:rsidR="008249B4" w:rsidRPr="00467C6A" w:rsidRDefault="008249B4" w:rsidP="00074D9F">
            <w:pPr>
              <w:jc w:val="center"/>
              <w:rPr>
                <w:rFonts w:ascii="Arial" w:hAnsi="Arial" w:cs="Arial"/>
              </w:rPr>
            </w:pPr>
            <w:r w:rsidRPr="00467C6A">
              <w:rPr>
                <w:rFonts w:ascii="Arial" w:hAnsi="Arial" w:cs="Arial"/>
              </w:rPr>
              <w:t>X</w:t>
            </w:r>
          </w:p>
        </w:tc>
      </w:tr>
      <w:tr w:rsidR="008249B4" w:rsidRPr="00467C6A" w14:paraId="42CA9148" w14:textId="77777777" w:rsidTr="000D29D6">
        <w:tc>
          <w:tcPr>
            <w:tcW w:w="2972" w:type="dxa"/>
          </w:tcPr>
          <w:p w14:paraId="04E0C2A8" w14:textId="7BE86BE4" w:rsidR="008249B4" w:rsidRPr="00467C6A" w:rsidRDefault="008249B4" w:rsidP="002A384B">
            <w:pPr>
              <w:rPr>
                <w:rFonts w:ascii="Arial" w:hAnsi="Arial" w:cs="Arial"/>
              </w:rPr>
            </w:pPr>
            <w:r w:rsidRPr="00467C6A">
              <w:rPr>
                <w:rFonts w:ascii="Arial" w:hAnsi="Arial" w:cs="Arial"/>
              </w:rPr>
              <w:t>Encourages creative thinking</w:t>
            </w:r>
          </w:p>
        </w:tc>
        <w:tc>
          <w:tcPr>
            <w:tcW w:w="1418" w:type="dxa"/>
          </w:tcPr>
          <w:p w14:paraId="3D985E41" w14:textId="1E801306" w:rsidR="008249B4" w:rsidRPr="00467C6A" w:rsidRDefault="008249B4" w:rsidP="00074D9F">
            <w:pPr>
              <w:jc w:val="center"/>
              <w:rPr>
                <w:rFonts w:ascii="Arial" w:hAnsi="Arial" w:cs="Arial"/>
              </w:rPr>
            </w:pPr>
            <w:r w:rsidRPr="00467C6A">
              <w:rPr>
                <w:rFonts w:ascii="Arial" w:hAnsi="Arial" w:cs="Arial"/>
              </w:rPr>
              <w:t>-</w:t>
            </w:r>
          </w:p>
        </w:tc>
        <w:tc>
          <w:tcPr>
            <w:tcW w:w="1559" w:type="dxa"/>
          </w:tcPr>
          <w:p w14:paraId="1964B86F" w14:textId="1527AFFB" w:rsidR="008249B4" w:rsidRPr="00467C6A" w:rsidRDefault="008249B4" w:rsidP="00074D9F">
            <w:pPr>
              <w:jc w:val="center"/>
              <w:rPr>
                <w:rFonts w:ascii="Arial" w:hAnsi="Arial" w:cs="Arial"/>
              </w:rPr>
            </w:pPr>
            <w:r w:rsidRPr="00467C6A">
              <w:rPr>
                <w:rFonts w:ascii="Arial" w:hAnsi="Arial" w:cs="Arial"/>
              </w:rPr>
              <w:t>-</w:t>
            </w:r>
          </w:p>
        </w:tc>
        <w:tc>
          <w:tcPr>
            <w:tcW w:w="1559" w:type="dxa"/>
          </w:tcPr>
          <w:p w14:paraId="4804457A" w14:textId="2E96FBB6" w:rsidR="008249B4" w:rsidRPr="00467C6A" w:rsidRDefault="008249B4" w:rsidP="00074D9F">
            <w:pPr>
              <w:jc w:val="center"/>
              <w:rPr>
                <w:rFonts w:ascii="Arial" w:hAnsi="Arial" w:cs="Arial"/>
              </w:rPr>
            </w:pPr>
            <w:r w:rsidRPr="00467C6A">
              <w:rPr>
                <w:rFonts w:ascii="Arial" w:hAnsi="Arial" w:cs="Arial"/>
              </w:rPr>
              <w:t>X</w:t>
            </w:r>
          </w:p>
        </w:tc>
        <w:tc>
          <w:tcPr>
            <w:tcW w:w="1842" w:type="dxa"/>
          </w:tcPr>
          <w:p w14:paraId="66EA3A47" w14:textId="7143528D" w:rsidR="008249B4" w:rsidRPr="00467C6A" w:rsidRDefault="008249B4" w:rsidP="00074D9F">
            <w:pPr>
              <w:jc w:val="center"/>
              <w:rPr>
                <w:rFonts w:ascii="Arial" w:hAnsi="Arial" w:cs="Arial"/>
              </w:rPr>
            </w:pPr>
            <w:r w:rsidRPr="00467C6A">
              <w:rPr>
                <w:rFonts w:ascii="Arial" w:hAnsi="Arial" w:cs="Arial"/>
              </w:rPr>
              <w:t>X</w:t>
            </w:r>
          </w:p>
        </w:tc>
      </w:tr>
      <w:tr w:rsidR="008249B4" w:rsidRPr="00467C6A" w14:paraId="5DBEF404" w14:textId="77777777" w:rsidTr="000D29D6">
        <w:tc>
          <w:tcPr>
            <w:tcW w:w="2972" w:type="dxa"/>
          </w:tcPr>
          <w:p w14:paraId="4DFB8453" w14:textId="7A2318A3" w:rsidR="008249B4" w:rsidRPr="00467C6A" w:rsidRDefault="008249B4" w:rsidP="002A384B">
            <w:pPr>
              <w:rPr>
                <w:rFonts w:ascii="Arial" w:hAnsi="Arial" w:cs="Arial"/>
              </w:rPr>
            </w:pPr>
            <w:r w:rsidRPr="00467C6A">
              <w:rPr>
                <w:rFonts w:ascii="Arial" w:hAnsi="Arial" w:cs="Arial"/>
              </w:rPr>
              <w:t>Encourages problem solving</w:t>
            </w:r>
          </w:p>
        </w:tc>
        <w:tc>
          <w:tcPr>
            <w:tcW w:w="1418" w:type="dxa"/>
          </w:tcPr>
          <w:p w14:paraId="451034A0" w14:textId="2F75305C" w:rsidR="008249B4" w:rsidRPr="00467C6A" w:rsidRDefault="008249B4" w:rsidP="00074D9F">
            <w:pPr>
              <w:jc w:val="center"/>
              <w:rPr>
                <w:rFonts w:ascii="Arial" w:hAnsi="Arial" w:cs="Arial"/>
              </w:rPr>
            </w:pPr>
            <w:r w:rsidRPr="00467C6A">
              <w:rPr>
                <w:rFonts w:ascii="Arial" w:hAnsi="Arial" w:cs="Arial"/>
              </w:rPr>
              <w:t>X</w:t>
            </w:r>
          </w:p>
        </w:tc>
        <w:tc>
          <w:tcPr>
            <w:tcW w:w="1559" w:type="dxa"/>
          </w:tcPr>
          <w:p w14:paraId="19BFBB1D" w14:textId="3DCCF8BD" w:rsidR="008249B4" w:rsidRPr="00467C6A" w:rsidRDefault="008249B4" w:rsidP="00074D9F">
            <w:pPr>
              <w:jc w:val="center"/>
              <w:rPr>
                <w:rFonts w:ascii="Arial" w:hAnsi="Arial" w:cs="Arial"/>
              </w:rPr>
            </w:pPr>
            <w:r w:rsidRPr="00467C6A">
              <w:rPr>
                <w:rFonts w:ascii="Arial" w:hAnsi="Arial" w:cs="Arial"/>
              </w:rPr>
              <w:t>X</w:t>
            </w:r>
          </w:p>
        </w:tc>
        <w:tc>
          <w:tcPr>
            <w:tcW w:w="1559" w:type="dxa"/>
          </w:tcPr>
          <w:p w14:paraId="6B7A0AF8" w14:textId="7B6F30CA" w:rsidR="008249B4" w:rsidRPr="00467C6A" w:rsidRDefault="008249B4" w:rsidP="00074D9F">
            <w:pPr>
              <w:jc w:val="center"/>
              <w:rPr>
                <w:rFonts w:ascii="Arial" w:hAnsi="Arial" w:cs="Arial"/>
              </w:rPr>
            </w:pPr>
            <w:r w:rsidRPr="00467C6A">
              <w:rPr>
                <w:rFonts w:ascii="Arial" w:hAnsi="Arial" w:cs="Arial"/>
              </w:rPr>
              <w:t>X</w:t>
            </w:r>
          </w:p>
        </w:tc>
        <w:tc>
          <w:tcPr>
            <w:tcW w:w="1842" w:type="dxa"/>
          </w:tcPr>
          <w:p w14:paraId="4403B837" w14:textId="73AFB62F" w:rsidR="008249B4" w:rsidRPr="00467C6A" w:rsidRDefault="008249B4" w:rsidP="00074D9F">
            <w:pPr>
              <w:jc w:val="center"/>
              <w:rPr>
                <w:rFonts w:ascii="Arial" w:hAnsi="Arial" w:cs="Arial"/>
              </w:rPr>
            </w:pPr>
            <w:r w:rsidRPr="00467C6A">
              <w:rPr>
                <w:rFonts w:ascii="Arial" w:hAnsi="Arial" w:cs="Arial"/>
              </w:rPr>
              <w:t>X</w:t>
            </w:r>
          </w:p>
        </w:tc>
      </w:tr>
      <w:tr w:rsidR="000D29D6" w:rsidRPr="00467C6A" w14:paraId="7938DB2B" w14:textId="77777777" w:rsidTr="000D29D6">
        <w:tc>
          <w:tcPr>
            <w:tcW w:w="2972" w:type="dxa"/>
          </w:tcPr>
          <w:p w14:paraId="40AEFE31" w14:textId="23986D7E" w:rsidR="0040731D" w:rsidRPr="00467C6A" w:rsidRDefault="0040731D" w:rsidP="002A384B">
            <w:pPr>
              <w:rPr>
                <w:rFonts w:ascii="Arial" w:hAnsi="Arial" w:cs="Arial"/>
              </w:rPr>
            </w:pPr>
            <w:r w:rsidRPr="00467C6A">
              <w:rPr>
                <w:rFonts w:ascii="Arial" w:hAnsi="Arial" w:cs="Arial"/>
              </w:rPr>
              <w:t>Encourages external training &amp; certification</w:t>
            </w:r>
          </w:p>
        </w:tc>
        <w:tc>
          <w:tcPr>
            <w:tcW w:w="1418" w:type="dxa"/>
          </w:tcPr>
          <w:p w14:paraId="145A782B" w14:textId="1BCE6BD6" w:rsidR="0040731D" w:rsidRPr="00467C6A" w:rsidRDefault="0040731D" w:rsidP="00074D9F">
            <w:pPr>
              <w:jc w:val="center"/>
              <w:rPr>
                <w:rFonts w:ascii="Arial" w:hAnsi="Arial" w:cs="Arial"/>
              </w:rPr>
            </w:pPr>
            <w:r w:rsidRPr="00467C6A">
              <w:rPr>
                <w:rFonts w:ascii="Arial" w:hAnsi="Arial" w:cs="Arial"/>
              </w:rPr>
              <w:t>-</w:t>
            </w:r>
          </w:p>
        </w:tc>
        <w:tc>
          <w:tcPr>
            <w:tcW w:w="1559" w:type="dxa"/>
          </w:tcPr>
          <w:p w14:paraId="6DC0BF58" w14:textId="29AD3598" w:rsidR="0040731D" w:rsidRPr="00467C6A" w:rsidRDefault="0040731D" w:rsidP="00074D9F">
            <w:pPr>
              <w:jc w:val="center"/>
              <w:rPr>
                <w:rFonts w:ascii="Arial" w:hAnsi="Arial" w:cs="Arial"/>
              </w:rPr>
            </w:pPr>
            <w:r w:rsidRPr="00467C6A">
              <w:rPr>
                <w:rFonts w:ascii="Arial" w:hAnsi="Arial" w:cs="Arial"/>
              </w:rPr>
              <w:t>X</w:t>
            </w:r>
          </w:p>
        </w:tc>
        <w:tc>
          <w:tcPr>
            <w:tcW w:w="1559" w:type="dxa"/>
          </w:tcPr>
          <w:p w14:paraId="167975E1" w14:textId="54A7D6CC" w:rsidR="0040731D" w:rsidRPr="00467C6A" w:rsidRDefault="0040731D" w:rsidP="00074D9F">
            <w:pPr>
              <w:jc w:val="center"/>
              <w:rPr>
                <w:rFonts w:ascii="Arial" w:hAnsi="Arial" w:cs="Arial"/>
              </w:rPr>
            </w:pPr>
            <w:r w:rsidRPr="00467C6A">
              <w:rPr>
                <w:rFonts w:ascii="Arial" w:hAnsi="Arial" w:cs="Arial"/>
              </w:rPr>
              <w:t>-</w:t>
            </w:r>
          </w:p>
        </w:tc>
        <w:tc>
          <w:tcPr>
            <w:tcW w:w="1842" w:type="dxa"/>
          </w:tcPr>
          <w:p w14:paraId="4CABE339" w14:textId="74EDD23F" w:rsidR="0040731D" w:rsidRPr="00467C6A" w:rsidRDefault="0040731D" w:rsidP="000D29D6">
            <w:pPr>
              <w:keepNext/>
              <w:jc w:val="center"/>
              <w:rPr>
                <w:rFonts w:ascii="Arial" w:hAnsi="Arial" w:cs="Arial"/>
              </w:rPr>
            </w:pPr>
            <w:r w:rsidRPr="00467C6A">
              <w:rPr>
                <w:rFonts w:ascii="Arial" w:hAnsi="Arial" w:cs="Arial"/>
              </w:rPr>
              <w:t>X</w:t>
            </w:r>
          </w:p>
        </w:tc>
      </w:tr>
    </w:tbl>
    <w:p w14:paraId="73978BE0" w14:textId="38FE71B8" w:rsidR="002A384B" w:rsidRPr="00467C6A" w:rsidRDefault="000D29D6" w:rsidP="000D29D6">
      <w:pPr>
        <w:pStyle w:val="Caption"/>
        <w:jc w:val="center"/>
        <w:rPr>
          <w:rFonts w:ascii="Arial" w:hAnsi="Arial" w:cs="Arial"/>
          <w:color w:val="auto"/>
        </w:rPr>
      </w:pPr>
      <w:r w:rsidRPr="00467C6A">
        <w:rPr>
          <w:rFonts w:ascii="Arial" w:hAnsi="Arial" w:cs="Arial"/>
          <w:color w:val="auto"/>
        </w:rPr>
        <w:t xml:space="preserve">Table </w:t>
      </w:r>
      <w:r w:rsidRPr="00467C6A">
        <w:rPr>
          <w:rFonts w:ascii="Arial" w:hAnsi="Arial" w:cs="Arial"/>
          <w:color w:val="auto"/>
        </w:rPr>
        <w:fldChar w:fldCharType="begin"/>
      </w:r>
      <w:r w:rsidRPr="00467C6A">
        <w:rPr>
          <w:rFonts w:ascii="Arial" w:hAnsi="Arial" w:cs="Arial"/>
          <w:color w:val="auto"/>
        </w:rPr>
        <w:instrText xml:space="preserve"> SEQ Table \* ARABIC </w:instrText>
      </w:r>
      <w:r w:rsidRPr="00467C6A">
        <w:rPr>
          <w:rFonts w:ascii="Arial" w:hAnsi="Arial" w:cs="Arial"/>
          <w:color w:val="auto"/>
        </w:rPr>
        <w:fldChar w:fldCharType="separate"/>
      </w:r>
      <w:r w:rsidR="006B08EC">
        <w:rPr>
          <w:rFonts w:ascii="Arial" w:hAnsi="Arial" w:cs="Arial"/>
          <w:noProof/>
          <w:color w:val="auto"/>
        </w:rPr>
        <w:t>1</w:t>
      </w:r>
      <w:r w:rsidRPr="00467C6A">
        <w:rPr>
          <w:rFonts w:ascii="Arial" w:hAnsi="Arial" w:cs="Arial"/>
          <w:color w:val="auto"/>
        </w:rPr>
        <w:fldChar w:fldCharType="end"/>
      </w:r>
      <w:r w:rsidRPr="00467C6A">
        <w:rPr>
          <w:rFonts w:ascii="Arial" w:hAnsi="Arial" w:cs="Arial"/>
          <w:color w:val="auto"/>
        </w:rPr>
        <w:t xml:space="preserve">: Advantages of Different Learning </w:t>
      </w:r>
      <w:del w:id="95" w:author="Jacqui Muller" w:date="2025-05-30T14:03:00Z" w16du:dateUtc="2025-05-30T12:03:00Z">
        <w:r w:rsidRPr="00467C6A" w:rsidDel="00A90CEC">
          <w:rPr>
            <w:rFonts w:ascii="Arial" w:hAnsi="Arial" w:cs="Arial"/>
            <w:color w:val="auto"/>
          </w:rPr>
          <w:delText>Styles</w:delText>
        </w:r>
      </w:del>
      <w:ins w:id="96" w:author="Jacqui Muller" w:date="2025-05-30T14:03:00Z" w16du:dateUtc="2025-05-30T12:03:00Z">
        <w:r w:rsidR="00A90CEC">
          <w:rPr>
            <w:rFonts w:ascii="Arial" w:hAnsi="Arial" w:cs="Arial"/>
            <w:color w:val="auto"/>
          </w:rPr>
          <w:t>Approaches</w:t>
        </w:r>
      </w:ins>
    </w:p>
    <w:p w14:paraId="1114DF07" w14:textId="4C430B8F" w:rsidR="000D29D6" w:rsidRPr="00467C6A" w:rsidRDefault="0038574E" w:rsidP="0038574E">
      <w:pPr>
        <w:jc w:val="both"/>
        <w:rPr>
          <w:rFonts w:ascii="Arial" w:hAnsi="Arial" w:cs="Arial"/>
        </w:rPr>
        <w:pPrChange w:id="97" w:author="Jacqui Muller" w:date="2025-05-30T15:22:00Z" w16du:dateUtc="2025-05-30T13:22:00Z">
          <w:pPr/>
        </w:pPrChange>
      </w:pPr>
      <w:moveToRangeStart w:id="98" w:author="Jacqui Muller" w:date="2025-05-30T15:22:00Z" w:name="move199510958"/>
      <w:moveTo w:id="99" w:author="Jacqui Muller" w:date="2025-05-30T15:22:00Z" w16du:dateUtc="2025-05-30T13:22:00Z">
        <w:r>
          <w:rPr>
            <w:rFonts w:ascii="Arial" w:hAnsi="Arial" w:cs="Arial"/>
          </w:rPr>
          <w:t>Due to the nature of the module, all external training was to be planned and completed based on the students’ need thereof. As such, no strict deadlines were enforced and, in some cases, it did result in students completing the training long after the submission of the designated project was due. That was the biggest takeaway from the testing and evaluation process. This was changed to be connected to project deadlines in later iterations. Along with the evaluation process, multiple advantages were realised from the concatenation of three learning approaches into one single approach, summarised in Table 1.</w:t>
        </w:r>
      </w:moveTo>
      <w:moveToRangeEnd w:id="98"/>
      <w:ins w:id="100" w:author="Jacqui Muller" w:date="2025-05-30T15:46:00Z" w16du:dateUtc="2025-05-30T13:46:00Z">
        <w:r w:rsidR="00CB5B4E">
          <w:rPr>
            <w:rFonts w:ascii="Arial" w:hAnsi="Arial" w:cs="Arial"/>
          </w:rPr>
          <w:t xml:space="preserve"> The information represented in Table 1</w:t>
        </w:r>
      </w:ins>
      <w:ins w:id="101" w:author="Jacqui Muller" w:date="2025-05-30T16:04:00Z" w16du:dateUtc="2025-05-30T14:04:00Z">
        <w:r w:rsidR="003A5B90">
          <w:rPr>
            <w:rFonts w:ascii="Arial" w:hAnsi="Arial" w:cs="Arial"/>
          </w:rPr>
          <w:t xml:space="preserve"> shows </w:t>
        </w:r>
      </w:ins>
      <w:ins w:id="102" w:author="Jacqui Muller" w:date="2025-05-30T16:09:00Z" w16du:dateUtc="2025-05-30T14:09:00Z">
        <w:r w:rsidR="00245B19">
          <w:rPr>
            <w:rFonts w:ascii="Arial" w:hAnsi="Arial" w:cs="Arial"/>
          </w:rPr>
          <w:t xml:space="preserve">that different learning approaches can </w:t>
        </w:r>
      </w:ins>
      <w:ins w:id="103" w:author="Jacqui Muller" w:date="2025-05-30T17:19:00Z" w16du:dateUtc="2025-05-30T15:19:00Z">
        <w:r w:rsidR="00D96EB8">
          <w:rPr>
            <w:rFonts w:ascii="Arial" w:hAnsi="Arial" w:cs="Arial"/>
          </w:rPr>
          <w:t>be followed to realise benefit, however there are gaps that occur from using these approaches individually.</w:t>
        </w:r>
      </w:ins>
      <w:ins w:id="104" w:author="Jacqui Muller" w:date="2025-05-30T17:21:00Z" w16du:dateUtc="2025-05-30T15:21:00Z">
        <w:r w:rsidR="00B32AAD">
          <w:rPr>
            <w:rFonts w:ascii="Arial" w:hAnsi="Arial" w:cs="Arial"/>
          </w:rPr>
          <w:t xml:space="preserve"> When these approaches are combined, the</w:t>
        </w:r>
        <w:r w:rsidR="006B36A6">
          <w:rPr>
            <w:rFonts w:ascii="Arial" w:hAnsi="Arial" w:cs="Arial"/>
          </w:rPr>
          <w:t xml:space="preserve"> benefits of all approaches </w:t>
        </w:r>
      </w:ins>
      <w:ins w:id="105" w:author="Jacqui Muller" w:date="2025-05-30T17:33:00Z" w16du:dateUtc="2025-05-30T15:33:00Z">
        <w:r w:rsidR="00F9186B">
          <w:rPr>
            <w:rFonts w:ascii="Arial" w:hAnsi="Arial" w:cs="Arial"/>
          </w:rPr>
          <w:t>are</w:t>
        </w:r>
      </w:ins>
      <w:ins w:id="106" w:author="Jacqui Muller" w:date="2025-05-30T17:21:00Z" w16du:dateUtc="2025-05-30T15:21:00Z">
        <w:r w:rsidR="006B36A6">
          <w:rPr>
            <w:rFonts w:ascii="Arial" w:hAnsi="Arial" w:cs="Arial"/>
          </w:rPr>
          <w:t xml:space="preserve"> realised. </w:t>
        </w:r>
      </w:ins>
    </w:p>
    <w:p w14:paraId="0DB06EDB" w14:textId="540C82D1" w:rsidR="00BB43C2" w:rsidRDefault="00BB43C2" w:rsidP="008A6D7F">
      <w:pPr>
        <w:pStyle w:val="Heading1"/>
        <w:numPr>
          <w:ilvl w:val="0"/>
          <w:numId w:val="1"/>
        </w:numPr>
        <w:rPr>
          <w:rFonts w:ascii="Arial" w:hAnsi="Arial" w:cs="Arial"/>
          <w:b/>
          <w:bCs/>
          <w:color w:val="auto"/>
        </w:rPr>
      </w:pPr>
      <w:r w:rsidRPr="00BB43C2">
        <w:rPr>
          <w:rFonts w:ascii="Arial" w:hAnsi="Arial" w:cs="Arial"/>
          <w:b/>
          <w:bCs/>
          <w:color w:val="auto"/>
        </w:rPr>
        <w:t>Future Work</w:t>
      </w:r>
    </w:p>
    <w:p w14:paraId="54E84C24" w14:textId="0C2A874A" w:rsidR="002A384B" w:rsidRDefault="00873E6C" w:rsidP="00873E6C">
      <w:pPr>
        <w:jc w:val="both"/>
        <w:rPr>
          <w:rFonts w:ascii="Arial" w:hAnsi="Arial" w:cs="Arial"/>
        </w:rPr>
      </w:pPr>
      <w:r>
        <w:rPr>
          <w:rFonts w:ascii="Arial" w:hAnsi="Arial" w:cs="Arial"/>
        </w:rPr>
        <w:t xml:space="preserve">The learnings from this iteration of </w:t>
      </w:r>
      <w:r w:rsidR="00C75C63">
        <w:rPr>
          <w:rFonts w:ascii="Arial" w:hAnsi="Arial" w:cs="Arial"/>
        </w:rPr>
        <w:t xml:space="preserve">the study will enable the future iterations to </w:t>
      </w:r>
      <w:r w:rsidR="00217D01">
        <w:rPr>
          <w:rFonts w:ascii="Arial" w:hAnsi="Arial" w:cs="Arial"/>
        </w:rPr>
        <w:t xml:space="preserve">encapsulate the evaluation feedback </w:t>
      </w:r>
      <w:r w:rsidR="00B26200">
        <w:rPr>
          <w:rFonts w:ascii="Arial" w:hAnsi="Arial" w:cs="Arial"/>
        </w:rPr>
        <w:t>into the improvement of the approach as a framework. The future work items include:</w:t>
      </w:r>
    </w:p>
    <w:p w14:paraId="5694D7B8" w14:textId="7F5A7DE8" w:rsidR="00B26200" w:rsidRDefault="00E74653" w:rsidP="00B26200">
      <w:pPr>
        <w:pStyle w:val="ListParagraph"/>
        <w:numPr>
          <w:ilvl w:val="0"/>
          <w:numId w:val="2"/>
        </w:numPr>
        <w:jc w:val="both"/>
        <w:rPr>
          <w:rFonts w:ascii="Arial" w:hAnsi="Arial" w:cs="Arial"/>
        </w:rPr>
      </w:pPr>
      <w:r>
        <w:rPr>
          <w:rFonts w:ascii="Arial" w:hAnsi="Arial" w:cs="Arial"/>
        </w:rPr>
        <w:t xml:space="preserve">Encapsulate the approach proposed by </w:t>
      </w:r>
      <w:r w:rsidR="00FB6646">
        <w:rPr>
          <w:rFonts w:ascii="Arial" w:hAnsi="Arial" w:cs="Arial"/>
        </w:rPr>
        <w:fldChar w:fldCharType="begin"/>
      </w:r>
      <w:r w:rsidR="00FB6646">
        <w:rPr>
          <w:rFonts w:ascii="Arial" w:hAnsi="Arial" w:cs="Arial"/>
        </w:rPr>
        <w:instrText xml:space="preserve"> ADDIN EN.CITE &lt;EndNote&gt;&lt;Cite AuthorYear="1"&gt;&lt;Author&gt;Muller&lt;/Author&gt;&lt;Year&gt;2022&lt;/Year&gt;&lt;RecNum&gt;273&lt;/RecNum&gt;&lt;DisplayText&gt;Muller and Greeff (2022)&lt;/DisplayText&gt;&lt;record&gt;&lt;rec-number&gt;273&lt;/rec-number&gt;&lt;foreign-keys&gt;&lt;key app="EN" db-id="tvwvapaxg9ex05eazxovx9txprdff9z5ft0a" timestamp="1676895268"&gt;273&lt;/key&gt;&lt;/foreign-keys&gt;&lt;ref-type name="Conference Proceedings"&gt;10&lt;/ref-type&gt;&lt;contributors&gt;&lt;authors&gt;&lt;author&gt;Muller, Jacqui&lt;/author&gt;&lt;author&gt;Greeff, Japie J&lt;/author&gt;&lt;/authors&gt;&lt;/contributors&gt;&lt;titles&gt;&lt;title&gt;The Use of Binary Scales in Rubrics to Evaluate Computer Science Assessments&lt;/title&gt;&lt;secondary-title&gt;ICT Education: 51st Annual Conference of the Southern African Computer Lecturers&amp;apos; Association, SACLA 2022, Cape Town, South Africa, July 21–22, 2022, Revised Selected Papers&lt;/secondary-title&gt;&lt;/titles&gt;&lt;pages&gt;58-72&lt;/pages&gt;&lt;dates&gt;&lt;year&gt;2022&lt;/year&gt;&lt;/dates&gt;&lt;publisher&gt;Springer&lt;/publisher&gt;&lt;urls&gt;&lt;/urls&gt;&lt;/record&gt;&lt;/Cite&gt;&lt;/EndNote&gt;</w:instrText>
      </w:r>
      <w:r w:rsidR="00FB6646">
        <w:rPr>
          <w:rFonts w:ascii="Arial" w:hAnsi="Arial" w:cs="Arial"/>
        </w:rPr>
        <w:fldChar w:fldCharType="separate"/>
      </w:r>
      <w:r w:rsidR="00FB6646">
        <w:rPr>
          <w:rFonts w:ascii="Arial" w:hAnsi="Arial" w:cs="Arial"/>
          <w:noProof/>
        </w:rPr>
        <w:t>Muller and Greeff (2022)</w:t>
      </w:r>
      <w:r w:rsidR="00FB6646">
        <w:rPr>
          <w:rFonts w:ascii="Arial" w:hAnsi="Arial" w:cs="Arial"/>
        </w:rPr>
        <w:fldChar w:fldCharType="end"/>
      </w:r>
      <w:r>
        <w:rPr>
          <w:rFonts w:ascii="Arial" w:hAnsi="Arial" w:cs="Arial"/>
        </w:rPr>
        <w:t xml:space="preserve"> to develop</w:t>
      </w:r>
      <w:r w:rsidR="00905155">
        <w:rPr>
          <w:rFonts w:ascii="Arial" w:hAnsi="Arial" w:cs="Arial"/>
        </w:rPr>
        <w:t xml:space="preserve"> a curriculum shaped</w:t>
      </w:r>
      <w:r w:rsidR="005F5A90">
        <w:rPr>
          <w:rFonts w:ascii="Arial" w:hAnsi="Arial" w:cs="Arial"/>
        </w:rPr>
        <w:t xml:space="preserve"> </w:t>
      </w:r>
      <w:r w:rsidR="00611C0A">
        <w:rPr>
          <w:rFonts w:ascii="Arial" w:hAnsi="Arial" w:cs="Arial"/>
        </w:rPr>
        <w:t>specifically to incorporate pre-defined skills that can be aligned to a module-outcome-level binary rubric</w:t>
      </w:r>
      <w:r w:rsidR="003A0DDB">
        <w:rPr>
          <w:rFonts w:ascii="Arial" w:hAnsi="Arial" w:cs="Arial"/>
        </w:rPr>
        <w:t>.</w:t>
      </w:r>
    </w:p>
    <w:p w14:paraId="37DE2738" w14:textId="308E56B2" w:rsidR="00611C0A" w:rsidRDefault="00AA6F6A" w:rsidP="00B26200">
      <w:pPr>
        <w:pStyle w:val="ListParagraph"/>
        <w:numPr>
          <w:ilvl w:val="0"/>
          <w:numId w:val="2"/>
        </w:numPr>
        <w:jc w:val="both"/>
        <w:rPr>
          <w:rFonts w:ascii="Arial" w:hAnsi="Arial" w:cs="Arial"/>
        </w:rPr>
      </w:pPr>
      <w:r>
        <w:rPr>
          <w:rFonts w:ascii="Arial" w:hAnsi="Arial" w:cs="Arial"/>
        </w:rPr>
        <w:t>Enhance the template of the content required in the portfolio of evidence that illustrates the progression of student skills and application of knowledge through the IPCB</w:t>
      </w:r>
      <w:ins w:id="107" w:author="Jacqui Muller" w:date="2025-05-30T14:00:00Z" w16du:dateUtc="2025-05-30T12:00:00Z">
        <w:r w:rsidR="0048372F">
          <w:rPr>
            <w:rFonts w:ascii="Arial" w:hAnsi="Arial" w:cs="Arial"/>
          </w:rPr>
          <w:t>L</w:t>
        </w:r>
      </w:ins>
      <w:r>
        <w:rPr>
          <w:rFonts w:ascii="Arial" w:hAnsi="Arial" w:cs="Arial"/>
        </w:rPr>
        <w:t xml:space="preserve"> learning approach</w:t>
      </w:r>
      <w:r w:rsidR="003A0DDB">
        <w:rPr>
          <w:rFonts w:ascii="Arial" w:hAnsi="Arial" w:cs="Arial"/>
        </w:rPr>
        <w:t>.</w:t>
      </w:r>
    </w:p>
    <w:p w14:paraId="6248A095" w14:textId="6469225C" w:rsidR="00AA6F6A" w:rsidRPr="00B26200" w:rsidRDefault="00425960" w:rsidP="00B26200">
      <w:pPr>
        <w:pStyle w:val="ListParagraph"/>
        <w:numPr>
          <w:ilvl w:val="0"/>
          <w:numId w:val="2"/>
        </w:numPr>
        <w:jc w:val="both"/>
        <w:rPr>
          <w:rFonts w:ascii="Arial" w:hAnsi="Arial" w:cs="Arial"/>
        </w:rPr>
      </w:pPr>
      <w:r>
        <w:rPr>
          <w:rFonts w:ascii="Arial" w:hAnsi="Arial" w:cs="Arial"/>
        </w:rPr>
        <w:t xml:space="preserve">Introduce </w:t>
      </w:r>
      <w:r w:rsidR="00164D0E">
        <w:rPr>
          <w:rFonts w:ascii="Arial" w:hAnsi="Arial" w:cs="Arial"/>
        </w:rPr>
        <w:t xml:space="preserve">external training milestones into the approach to ensure certificates are obtained timeously and within </w:t>
      </w:r>
      <w:r w:rsidR="003A0DDB">
        <w:rPr>
          <w:rFonts w:ascii="Arial" w:hAnsi="Arial" w:cs="Arial"/>
        </w:rPr>
        <w:t xml:space="preserve">integrated capstone project </w:t>
      </w:r>
      <w:r w:rsidR="00164D0E">
        <w:rPr>
          <w:rFonts w:ascii="Arial" w:hAnsi="Arial" w:cs="Arial"/>
        </w:rPr>
        <w:t>context, contributing to the overa</w:t>
      </w:r>
      <w:r w:rsidR="003A0DDB">
        <w:rPr>
          <w:rFonts w:ascii="Arial" w:hAnsi="Arial" w:cs="Arial"/>
        </w:rPr>
        <w:t>r</w:t>
      </w:r>
      <w:r w:rsidR="00164D0E">
        <w:rPr>
          <w:rFonts w:ascii="Arial" w:hAnsi="Arial" w:cs="Arial"/>
        </w:rPr>
        <w:t>ching</w:t>
      </w:r>
      <w:r w:rsidR="003A0DDB">
        <w:rPr>
          <w:rFonts w:ascii="Arial" w:hAnsi="Arial" w:cs="Arial"/>
        </w:rPr>
        <w:t xml:space="preserve"> module context.</w:t>
      </w:r>
    </w:p>
    <w:p w14:paraId="5D652626" w14:textId="77777777" w:rsidR="00873E6C" w:rsidRPr="00873E6C" w:rsidRDefault="00873E6C" w:rsidP="00873E6C">
      <w:pPr>
        <w:jc w:val="both"/>
        <w:rPr>
          <w:rFonts w:ascii="Arial" w:hAnsi="Arial" w:cs="Arial"/>
        </w:rPr>
      </w:pPr>
    </w:p>
    <w:p w14:paraId="05F99BA8" w14:textId="77777777" w:rsidR="00756413" w:rsidRDefault="00BB43C2" w:rsidP="008A6D7F">
      <w:pPr>
        <w:pStyle w:val="Heading1"/>
        <w:numPr>
          <w:ilvl w:val="0"/>
          <w:numId w:val="1"/>
        </w:numPr>
        <w:rPr>
          <w:rFonts w:ascii="Arial" w:hAnsi="Arial" w:cs="Arial"/>
          <w:b/>
          <w:bCs/>
          <w:color w:val="auto"/>
        </w:rPr>
      </w:pPr>
      <w:r w:rsidRPr="00BB43C2">
        <w:rPr>
          <w:rFonts w:ascii="Arial" w:hAnsi="Arial" w:cs="Arial"/>
          <w:b/>
          <w:bCs/>
          <w:color w:val="auto"/>
        </w:rPr>
        <w:t>Conclusion</w:t>
      </w:r>
    </w:p>
    <w:p w14:paraId="34985148" w14:textId="0C2D05F5" w:rsidR="00A74BA3" w:rsidRPr="00A74BA3" w:rsidRDefault="00A74BA3" w:rsidP="00A74BA3">
      <w:pPr>
        <w:jc w:val="both"/>
        <w:rPr>
          <w:rFonts w:ascii="Arial" w:hAnsi="Arial" w:cs="Arial"/>
        </w:rPr>
      </w:pPr>
      <w:r w:rsidRPr="00A74BA3">
        <w:rPr>
          <w:rFonts w:ascii="Arial" w:hAnsi="Arial" w:cs="Arial"/>
        </w:rPr>
        <w:t xml:space="preserve">This study introduced the </w:t>
      </w:r>
      <w:del w:id="108" w:author="Jacqui Muller" w:date="2025-05-30T14:00:00Z" w16du:dateUtc="2025-05-30T12:00:00Z">
        <w:r w:rsidRPr="00A74BA3" w:rsidDel="0048372F">
          <w:rPr>
            <w:rFonts w:ascii="Arial" w:hAnsi="Arial" w:cs="Arial"/>
          </w:rPr>
          <w:delText>Integrated Project &amp; Context-Based Learning (</w:delText>
        </w:r>
      </w:del>
      <w:r w:rsidRPr="00A74BA3">
        <w:rPr>
          <w:rFonts w:ascii="Arial" w:hAnsi="Arial" w:cs="Arial"/>
        </w:rPr>
        <w:t>IPCB</w:t>
      </w:r>
      <w:ins w:id="109" w:author="Jacqui Muller" w:date="2025-05-30T14:00:00Z" w16du:dateUtc="2025-05-30T12:00:00Z">
        <w:r w:rsidR="0048372F">
          <w:rPr>
            <w:rFonts w:ascii="Arial" w:hAnsi="Arial" w:cs="Arial"/>
          </w:rPr>
          <w:t>L</w:t>
        </w:r>
      </w:ins>
      <w:del w:id="110" w:author="Jacqui Muller" w:date="2025-05-30T14:00:00Z" w16du:dateUtc="2025-05-30T12:00:00Z">
        <w:r w:rsidRPr="00A74BA3" w:rsidDel="0048372F">
          <w:rPr>
            <w:rFonts w:ascii="Arial" w:hAnsi="Arial" w:cs="Arial"/>
          </w:rPr>
          <w:delText>)</w:delText>
        </w:r>
      </w:del>
      <w:r w:rsidRPr="00A74BA3">
        <w:rPr>
          <w:rFonts w:ascii="Arial" w:hAnsi="Arial" w:cs="Arial"/>
        </w:rPr>
        <w:t xml:space="preserve"> framework as a solution to bridging the gap between academic learning and industry needs in ICT education. By integrating project-based learning</w:t>
      </w:r>
      <w:r w:rsidR="006E0106">
        <w:rPr>
          <w:rFonts w:ascii="Arial" w:hAnsi="Arial" w:cs="Arial"/>
        </w:rPr>
        <w:t xml:space="preserve"> and</w:t>
      </w:r>
      <w:r w:rsidRPr="00A74BA3">
        <w:rPr>
          <w:rFonts w:ascii="Arial" w:hAnsi="Arial" w:cs="Arial"/>
        </w:rPr>
        <w:t xml:space="preserve"> context-based learning, the framework promotes deep learning, problem-solving, and competency development. The study demonstrated that a structured, technology-agnostic approach to </w:t>
      </w:r>
      <w:r w:rsidR="00D44FDF">
        <w:rPr>
          <w:rFonts w:ascii="Arial" w:hAnsi="Arial" w:cs="Arial"/>
        </w:rPr>
        <w:t xml:space="preserve">integrating students into the working environment effectively </w:t>
      </w:r>
      <w:r w:rsidRPr="00A74BA3">
        <w:rPr>
          <w:rFonts w:ascii="Arial" w:hAnsi="Arial" w:cs="Arial"/>
        </w:rPr>
        <w:t>while maintaining academic integrity.</w:t>
      </w:r>
    </w:p>
    <w:p w14:paraId="26C36BB1" w14:textId="0C88984E" w:rsidR="005C29DE" w:rsidRDefault="00A74BA3" w:rsidP="00A74BA3">
      <w:pPr>
        <w:jc w:val="both"/>
        <w:rPr>
          <w:rFonts w:ascii="Arial" w:eastAsiaTheme="majorEastAsia" w:hAnsi="Arial" w:cs="Arial"/>
          <w:b/>
          <w:bCs/>
          <w:sz w:val="32"/>
          <w:szCs w:val="32"/>
        </w:rPr>
      </w:pPr>
      <w:r w:rsidRPr="00A74BA3">
        <w:rPr>
          <w:rFonts w:ascii="Arial" w:hAnsi="Arial" w:cs="Arial"/>
        </w:rPr>
        <w:t>Future iterations of this research will refine the IPCB</w:t>
      </w:r>
      <w:ins w:id="111" w:author="Jacqui Muller" w:date="2025-05-30T14:00:00Z" w16du:dateUtc="2025-05-30T12:00:00Z">
        <w:r w:rsidR="0048372F">
          <w:rPr>
            <w:rFonts w:ascii="Arial" w:hAnsi="Arial" w:cs="Arial"/>
          </w:rPr>
          <w:t>L</w:t>
        </w:r>
      </w:ins>
      <w:r w:rsidRPr="00A74BA3">
        <w:rPr>
          <w:rFonts w:ascii="Arial" w:hAnsi="Arial" w:cs="Arial"/>
        </w:rPr>
        <w:t xml:space="preserve"> framework through further empirical validation, ensuring that it remains adaptable to evolving educational and technological landscapes. Ultimately, the framework contributes to advancing ICT education by fostering a more integrated, skill-based, and industry-aligned learning environment.</w:t>
      </w:r>
      <w:r w:rsidR="005C29DE">
        <w:rPr>
          <w:rFonts w:ascii="Arial" w:hAnsi="Arial" w:cs="Arial"/>
          <w:b/>
          <w:bCs/>
        </w:rPr>
        <w:br w:type="page"/>
      </w:r>
    </w:p>
    <w:p w14:paraId="35895485" w14:textId="2ECA6CF9" w:rsidR="00756413" w:rsidRDefault="005C29DE" w:rsidP="008A6D7F">
      <w:pPr>
        <w:pStyle w:val="Heading1"/>
        <w:numPr>
          <w:ilvl w:val="0"/>
          <w:numId w:val="1"/>
        </w:numPr>
        <w:rPr>
          <w:rFonts w:ascii="Arial" w:hAnsi="Arial" w:cs="Arial"/>
          <w:b/>
          <w:bCs/>
          <w:color w:val="auto"/>
        </w:rPr>
      </w:pPr>
      <w:r>
        <w:rPr>
          <w:rFonts w:ascii="Arial" w:hAnsi="Arial" w:cs="Arial"/>
          <w:b/>
          <w:bCs/>
          <w:color w:val="auto"/>
        </w:rPr>
        <w:t>References</w:t>
      </w:r>
    </w:p>
    <w:p w14:paraId="4F74AAB5" w14:textId="77777777" w:rsidR="00545DF1" w:rsidRPr="00545DF1" w:rsidRDefault="00756413" w:rsidP="00545DF1">
      <w:pPr>
        <w:pStyle w:val="EndNoteBibliography"/>
        <w:spacing w:after="0"/>
        <w:ind w:left="720" w:hanging="720"/>
      </w:pPr>
      <w:r w:rsidRPr="006275A2">
        <w:rPr>
          <w:rFonts w:ascii="Arial" w:hAnsi="Arial" w:cs="Arial"/>
          <w:b/>
          <w:bCs/>
          <w:sz w:val="22"/>
        </w:rPr>
        <w:fldChar w:fldCharType="begin"/>
      </w:r>
      <w:r w:rsidRPr="006275A2">
        <w:rPr>
          <w:rFonts w:ascii="Arial" w:hAnsi="Arial" w:cs="Arial"/>
          <w:b/>
          <w:bCs/>
          <w:sz w:val="22"/>
        </w:rPr>
        <w:instrText xml:space="preserve"> ADDIN EN.REFLIST </w:instrText>
      </w:r>
      <w:r w:rsidRPr="006275A2">
        <w:rPr>
          <w:rFonts w:ascii="Arial" w:hAnsi="Arial" w:cs="Arial"/>
          <w:b/>
          <w:bCs/>
          <w:sz w:val="22"/>
        </w:rPr>
        <w:fldChar w:fldCharType="separate"/>
      </w:r>
      <w:r w:rsidR="00545DF1" w:rsidRPr="00545DF1">
        <w:t xml:space="preserve">ALALI, R. 2024. Enhancing 21st century skills through integrated STEM education using project-oriented problem-based learning. </w:t>
      </w:r>
      <w:r w:rsidR="00545DF1" w:rsidRPr="00545DF1">
        <w:rPr>
          <w:i/>
        </w:rPr>
        <w:t>Geo Journal of Tourism and Geosites,</w:t>
      </w:r>
      <w:r w:rsidR="00545DF1" w:rsidRPr="00545DF1">
        <w:t xml:space="preserve"> 53</w:t>
      </w:r>
      <w:r w:rsidR="00545DF1" w:rsidRPr="00545DF1">
        <w:rPr>
          <w:b/>
        </w:rPr>
        <w:t>,</w:t>
      </w:r>
      <w:r w:rsidR="00545DF1" w:rsidRPr="00545DF1">
        <w:t xml:space="preserve"> 421-430.</w:t>
      </w:r>
    </w:p>
    <w:p w14:paraId="6499425A" w14:textId="77777777" w:rsidR="00545DF1" w:rsidRPr="00545DF1" w:rsidRDefault="00545DF1" w:rsidP="00545DF1">
      <w:pPr>
        <w:pStyle w:val="EndNoteBibliography"/>
        <w:spacing w:after="0"/>
        <w:ind w:left="720" w:hanging="720"/>
      </w:pPr>
      <w:r w:rsidRPr="00545DF1">
        <w:t xml:space="preserve">ALI, W. 2020. Online and remote learning in higher education institutes: A necessity in light of COVID-19 pandemic. </w:t>
      </w:r>
      <w:r w:rsidRPr="00545DF1">
        <w:rPr>
          <w:i/>
        </w:rPr>
        <w:t>Higher education studies,</w:t>
      </w:r>
      <w:r w:rsidRPr="00545DF1">
        <w:t xml:space="preserve"> 10</w:t>
      </w:r>
      <w:r w:rsidRPr="00545DF1">
        <w:rPr>
          <w:b/>
        </w:rPr>
        <w:t>,</w:t>
      </w:r>
      <w:r w:rsidRPr="00545DF1">
        <w:t xml:space="preserve"> 16-25.</w:t>
      </w:r>
    </w:p>
    <w:p w14:paraId="3E1AB735" w14:textId="77777777" w:rsidR="00545DF1" w:rsidRPr="00545DF1" w:rsidRDefault="00545DF1" w:rsidP="00545DF1">
      <w:pPr>
        <w:pStyle w:val="EndNoteBibliography"/>
        <w:spacing w:after="0"/>
        <w:ind w:left="720" w:hanging="720"/>
      </w:pPr>
      <w:r w:rsidRPr="00545DF1">
        <w:t xml:space="preserve">BELL, T., URHAHNE, D., SCHANZE, S. &amp; PLOETZNER, R. 2010. Collaborative inquiry learning: Models, tools, and challenges. </w:t>
      </w:r>
      <w:r w:rsidRPr="00545DF1">
        <w:rPr>
          <w:i/>
        </w:rPr>
        <w:t>International journal of science education,</w:t>
      </w:r>
      <w:r w:rsidRPr="00545DF1">
        <w:t xml:space="preserve"> 32</w:t>
      </w:r>
      <w:r w:rsidRPr="00545DF1">
        <w:rPr>
          <w:b/>
        </w:rPr>
        <w:t>,</w:t>
      </w:r>
      <w:r w:rsidRPr="00545DF1">
        <w:t xml:space="preserve"> 349-377.</w:t>
      </w:r>
    </w:p>
    <w:p w14:paraId="7836CC92" w14:textId="77777777" w:rsidR="00545DF1" w:rsidRPr="00545DF1" w:rsidRDefault="00545DF1" w:rsidP="00545DF1">
      <w:pPr>
        <w:pStyle w:val="EndNoteBibliography"/>
        <w:spacing w:after="0"/>
        <w:ind w:left="720" w:hanging="720"/>
      </w:pPr>
      <w:r w:rsidRPr="00545DF1">
        <w:t xml:space="preserve">BOSS, S. &amp; KRAUSS, J. 2022. </w:t>
      </w:r>
      <w:r w:rsidRPr="00545DF1">
        <w:rPr>
          <w:i/>
        </w:rPr>
        <w:t>Reinventing project-based learning: Your field guide to real-world projects in the digital age</w:t>
      </w:r>
      <w:r w:rsidRPr="00545DF1">
        <w:t>, International Society for Technology in Education.</w:t>
      </w:r>
    </w:p>
    <w:p w14:paraId="47052DAC" w14:textId="77777777" w:rsidR="00545DF1" w:rsidRPr="00545DF1" w:rsidRDefault="00545DF1" w:rsidP="00545DF1">
      <w:pPr>
        <w:pStyle w:val="EndNoteBibliography"/>
        <w:spacing w:after="0"/>
        <w:ind w:left="720" w:hanging="720"/>
      </w:pPr>
      <w:r w:rsidRPr="00545DF1">
        <w:t xml:space="preserve">CENNAMO, K. &amp; KALK, D. 2019. </w:t>
      </w:r>
      <w:r w:rsidRPr="00545DF1">
        <w:rPr>
          <w:i/>
        </w:rPr>
        <w:t>Real world instructional design: An iterative approach to designing learning experiences</w:t>
      </w:r>
      <w:r w:rsidRPr="00545DF1">
        <w:t>, Routledge.</w:t>
      </w:r>
    </w:p>
    <w:p w14:paraId="5CDCEECE" w14:textId="77777777" w:rsidR="00545DF1" w:rsidRPr="00545DF1" w:rsidRDefault="00545DF1" w:rsidP="00545DF1">
      <w:pPr>
        <w:pStyle w:val="EndNoteBibliography"/>
        <w:spacing w:after="0"/>
        <w:ind w:left="720" w:hanging="720"/>
      </w:pPr>
      <w:r w:rsidRPr="00545DF1">
        <w:t>GREGOR, S., CHANDRA KRUSE, L. &amp; SEIDEL, S. Research perspectives: the anatomy of a design principle. 2020. Association for Information Systems.</w:t>
      </w:r>
    </w:p>
    <w:p w14:paraId="0F096957" w14:textId="77777777" w:rsidR="00545DF1" w:rsidRPr="00545DF1" w:rsidRDefault="00545DF1" w:rsidP="00545DF1">
      <w:pPr>
        <w:pStyle w:val="EndNoteBibliography"/>
        <w:spacing w:after="0"/>
        <w:ind w:left="720" w:hanging="720"/>
      </w:pPr>
      <w:r w:rsidRPr="00545DF1">
        <w:t xml:space="preserve">GREGOR, S. &amp; HEVNER, A. R. 2013. Positioning and presenting design science research for maximum impact. </w:t>
      </w:r>
      <w:r w:rsidRPr="00545DF1">
        <w:rPr>
          <w:i/>
        </w:rPr>
        <w:t>MIS quarterly</w:t>
      </w:r>
      <w:r w:rsidRPr="00545DF1">
        <w:rPr>
          <w:b/>
        </w:rPr>
        <w:t>,</w:t>
      </w:r>
      <w:r w:rsidRPr="00545DF1">
        <w:t xml:space="preserve"> 337-355.</w:t>
      </w:r>
    </w:p>
    <w:p w14:paraId="4F1A1F85" w14:textId="77777777" w:rsidR="00545DF1" w:rsidRPr="00545DF1" w:rsidRDefault="00545DF1" w:rsidP="00545DF1">
      <w:pPr>
        <w:pStyle w:val="EndNoteBibliography"/>
        <w:spacing w:after="0"/>
        <w:ind w:left="720" w:hanging="720"/>
      </w:pPr>
      <w:r w:rsidRPr="00545DF1">
        <w:t xml:space="preserve">GUO, P., SAAB, N., POST, L. S. &amp; ADMIRAAL, W. 2020. A review of project-based learning in higher education: Student outcomes and measures. </w:t>
      </w:r>
      <w:r w:rsidRPr="00545DF1">
        <w:rPr>
          <w:i/>
        </w:rPr>
        <w:t>International journal of educational research,</w:t>
      </w:r>
      <w:r w:rsidRPr="00545DF1">
        <w:t xml:space="preserve"> 102</w:t>
      </w:r>
      <w:r w:rsidRPr="00545DF1">
        <w:rPr>
          <w:b/>
        </w:rPr>
        <w:t>,</w:t>
      </w:r>
      <w:r w:rsidRPr="00545DF1">
        <w:t xml:space="preserve"> 101586.</w:t>
      </w:r>
    </w:p>
    <w:p w14:paraId="5C554991" w14:textId="77777777" w:rsidR="00545DF1" w:rsidRPr="00545DF1" w:rsidRDefault="00545DF1" w:rsidP="00545DF1">
      <w:pPr>
        <w:pStyle w:val="EndNoteBibliography"/>
        <w:spacing w:after="0"/>
        <w:ind w:left="720" w:hanging="720"/>
      </w:pPr>
      <w:r w:rsidRPr="00545DF1">
        <w:t>HUBER, M. &amp; PANEL, C. P. Integrative learning as an intellectual art.  Association of American Colleges and Universities Network Conference on Integrative Learning, 2005. 1-7.</w:t>
      </w:r>
    </w:p>
    <w:p w14:paraId="546752BB" w14:textId="77777777" w:rsidR="00545DF1" w:rsidRPr="00545DF1" w:rsidRDefault="00545DF1" w:rsidP="00545DF1">
      <w:pPr>
        <w:pStyle w:val="EndNoteBibliography"/>
        <w:spacing w:after="0"/>
        <w:ind w:left="720" w:hanging="720"/>
      </w:pPr>
      <w:r w:rsidRPr="00545DF1">
        <w:t>JANSE VAN RENSBURG, J. Project-based learning guidelines for IT higher education.  ICT Education: 50th Annual Conference of the Southern African Computer Lecturers' Association, SACLA 2021, Johannesburg, South Africa, July 16, 2021, Revised Selected Papers, 2022. Springer, 67-81.</w:t>
      </w:r>
    </w:p>
    <w:p w14:paraId="10CC0050" w14:textId="77777777" w:rsidR="00545DF1" w:rsidRPr="00545DF1" w:rsidRDefault="00545DF1" w:rsidP="00545DF1">
      <w:pPr>
        <w:pStyle w:val="EndNoteBibliography"/>
        <w:spacing w:after="0"/>
        <w:ind w:left="720" w:hanging="720"/>
      </w:pPr>
      <w:r w:rsidRPr="00545DF1">
        <w:t xml:space="preserve">JAVED, U., SHAUKAT, K., HAMEED, I. A., IQBAL, F., ALAM, T. M. &amp; LUO, S. 2021. A review of content-based and context-based recommendation systems. </w:t>
      </w:r>
      <w:r w:rsidRPr="00545DF1">
        <w:rPr>
          <w:i/>
        </w:rPr>
        <w:t>International Journal of Emerging Technologies in Learning (iJET),</w:t>
      </w:r>
      <w:r w:rsidRPr="00545DF1">
        <w:t xml:space="preserve"> 16</w:t>
      </w:r>
      <w:r w:rsidRPr="00545DF1">
        <w:rPr>
          <w:b/>
        </w:rPr>
        <w:t>,</w:t>
      </w:r>
      <w:r w:rsidRPr="00545DF1">
        <w:t xml:space="preserve"> 274-306.</w:t>
      </w:r>
    </w:p>
    <w:p w14:paraId="6555031A" w14:textId="77777777" w:rsidR="00545DF1" w:rsidRPr="00545DF1" w:rsidRDefault="00545DF1" w:rsidP="00545DF1">
      <w:pPr>
        <w:pStyle w:val="EndNoteBibliography"/>
        <w:spacing w:after="0"/>
        <w:ind w:left="720" w:hanging="720"/>
      </w:pPr>
      <w:r w:rsidRPr="00545DF1">
        <w:t xml:space="preserve">KHASAWNEH, M. A. S. 2024. Closing the industry-academia gap in translation education; Exploring collaborative strategies as tools for effective curriculum alignment. </w:t>
      </w:r>
      <w:r w:rsidRPr="00545DF1">
        <w:rPr>
          <w:i/>
        </w:rPr>
        <w:t>Kurdish Studies,</w:t>
      </w:r>
      <w:r w:rsidRPr="00545DF1">
        <w:t xml:space="preserve"> 12.</w:t>
      </w:r>
    </w:p>
    <w:p w14:paraId="01740709" w14:textId="77777777" w:rsidR="00545DF1" w:rsidRPr="00545DF1" w:rsidRDefault="00545DF1" w:rsidP="00545DF1">
      <w:pPr>
        <w:pStyle w:val="EndNoteBibliography"/>
        <w:spacing w:after="0"/>
        <w:ind w:left="720" w:hanging="720"/>
      </w:pPr>
      <w:r w:rsidRPr="00545DF1">
        <w:t xml:space="preserve">KLEIN, J. T. 2005. Integrative learning and interdisciplinary studies. </w:t>
      </w:r>
      <w:r w:rsidRPr="00545DF1">
        <w:rPr>
          <w:i/>
        </w:rPr>
        <w:t>Peer Review,</w:t>
      </w:r>
      <w:r w:rsidRPr="00545DF1">
        <w:t xml:space="preserve"> 7</w:t>
      </w:r>
      <w:r w:rsidRPr="00545DF1">
        <w:rPr>
          <w:b/>
        </w:rPr>
        <w:t>,</w:t>
      </w:r>
      <w:r w:rsidRPr="00545DF1">
        <w:t xml:space="preserve"> 8-10.</w:t>
      </w:r>
    </w:p>
    <w:p w14:paraId="153283DC" w14:textId="77777777" w:rsidR="00545DF1" w:rsidRPr="00545DF1" w:rsidRDefault="00545DF1" w:rsidP="00545DF1">
      <w:pPr>
        <w:pStyle w:val="EndNoteBibliography"/>
        <w:spacing w:after="0"/>
        <w:ind w:left="720" w:hanging="720"/>
      </w:pPr>
      <w:r w:rsidRPr="00545DF1">
        <w:t xml:space="preserve">KLEIN, J. T. 2009. </w:t>
      </w:r>
      <w:r w:rsidRPr="00545DF1">
        <w:rPr>
          <w:i/>
        </w:rPr>
        <w:t>Creating interdisciplinary campus cultures: A model for strength and sustainability</w:t>
      </w:r>
      <w:r w:rsidRPr="00545DF1">
        <w:t>, John Wiley &amp; Sons.</w:t>
      </w:r>
    </w:p>
    <w:p w14:paraId="2482C76E" w14:textId="77777777" w:rsidR="00545DF1" w:rsidRPr="00545DF1" w:rsidRDefault="00545DF1" w:rsidP="00545DF1">
      <w:pPr>
        <w:pStyle w:val="EndNoteBibliography"/>
        <w:spacing w:after="0"/>
        <w:ind w:left="720" w:hanging="720"/>
      </w:pPr>
      <w:r w:rsidRPr="00545DF1">
        <w:t xml:space="preserve">KRAJCIK, J., MCNEILL, K. L. &amp; REISER, B. J. 2008. Learning‐goals‐driven design model: Developing curriculum materials that align with national standards and incorporate project‐based pedagogy. </w:t>
      </w:r>
      <w:r w:rsidRPr="00545DF1">
        <w:rPr>
          <w:i/>
        </w:rPr>
        <w:t>Science education,</w:t>
      </w:r>
      <w:r w:rsidRPr="00545DF1">
        <w:t xml:space="preserve"> 92</w:t>
      </w:r>
      <w:r w:rsidRPr="00545DF1">
        <w:rPr>
          <w:b/>
        </w:rPr>
        <w:t>,</w:t>
      </w:r>
      <w:r w:rsidRPr="00545DF1">
        <w:t xml:space="preserve"> 1-32.</w:t>
      </w:r>
    </w:p>
    <w:p w14:paraId="7F193501" w14:textId="77777777" w:rsidR="00545DF1" w:rsidRPr="00545DF1" w:rsidRDefault="00545DF1" w:rsidP="00545DF1">
      <w:pPr>
        <w:pStyle w:val="EndNoteBibliography"/>
        <w:spacing w:after="0"/>
        <w:ind w:left="720" w:hanging="720"/>
      </w:pPr>
      <w:r w:rsidRPr="00545DF1">
        <w:t xml:space="preserve">LIU, X., XU, J., XU, X., WANG, Y. &amp; CAO, Y. 2020. Context-based learning: A review of recent research and implications for science education. </w:t>
      </w:r>
      <w:r w:rsidRPr="00545DF1">
        <w:rPr>
          <w:i/>
        </w:rPr>
        <w:t>Research in Science Education,</w:t>
      </w:r>
      <w:r w:rsidRPr="00545DF1">
        <w:t xml:space="preserve"> 50(1)</w:t>
      </w:r>
      <w:r w:rsidRPr="00545DF1">
        <w:rPr>
          <w:b/>
        </w:rPr>
        <w:t>,</w:t>
      </w:r>
      <w:r w:rsidRPr="00545DF1">
        <w:t xml:space="preserve"> 155-178.</w:t>
      </w:r>
    </w:p>
    <w:p w14:paraId="555F45EF" w14:textId="77777777" w:rsidR="00545DF1" w:rsidRPr="00545DF1" w:rsidRDefault="00545DF1" w:rsidP="00545DF1">
      <w:pPr>
        <w:pStyle w:val="EndNoteBibliography"/>
        <w:spacing w:after="0"/>
        <w:ind w:left="720" w:hanging="720"/>
      </w:pPr>
      <w:r w:rsidRPr="00545DF1">
        <w:t xml:space="preserve">MAROS, M., KORENKOVA, M., FILA, M., LEVICKY, M. &amp; SCHOBEROVA, M. 2023. Project-based learning and its effectiveness: evidence from Slovakia. </w:t>
      </w:r>
      <w:r w:rsidRPr="00545DF1">
        <w:rPr>
          <w:i/>
        </w:rPr>
        <w:t>Interactive Learning Environments,</w:t>
      </w:r>
      <w:r w:rsidRPr="00545DF1">
        <w:t xml:space="preserve"> 31</w:t>
      </w:r>
      <w:r w:rsidRPr="00545DF1">
        <w:rPr>
          <w:b/>
        </w:rPr>
        <w:t>,</w:t>
      </w:r>
      <w:r w:rsidRPr="00545DF1">
        <w:t xml:space="preserve"> 4147-4155.</w:t>
      </w:r>
    </w:p>
    <w:p w14:paraId="3EF5BB0D" w14:textId="77777777" w:rsidR="00545DF1" w:rsidRPr="00545DF1" w:rsidRDefault="00545DF1" w:rsidP="00545DF1">
      <w:pPr>
        <w:pStyle w:val="EndNoteBibliography"/>
        <w:spacing w:after="0"/>
        <w:ind w:left="720" w:hanging="720"/>
      </w:pPr>
      <w:r w:rsidRPr="00545DF1">
        <w:t xml:space="preserve">MOLINA-GARCÍA, N., GONZÁLEZ-SERRANO, M. H., ORDIÑANA-BELLVER, D. &amp; BAENA-MORALES, S. 2024. Redefining education in sports sciences: A theoretical study for integrating competency-based learning for sustainable employment in Spain. </w:t>
      </w:r>
      <w:r w:rsidRPr="00545DF1">
        <w:rPr>
          <w:i/>
        </w:rPr>
        <w:t>Social Sciences,</w:t>
      </w:r>
      <w:r w:rsidRPr="00545DF1">
        <w:t xml:space="preserve"> 13</w:t>
      </w:r>
      <w:r w:rsidRPr="00545DF1">
        <w:rPr>
          <w:b/>
        </w:rPr>
        <w:t>,</w:t>
      </w:r>
      <w:r w:rsidRPr="00545DF1">
        <w:t xml:space="preserve"> 242.</w:t>
      </w:r>
    </w:p>
    <w:p w14:paraId="6C474E66" w14:textId="77777777" w:rsidR="00545DF1" w:rsidRPr="00545DF1" w:rsidRDefault="00545DF1" w:rsidP="00545DF1">
      <w:pPr>
        <w:pStyle w:val="EndNoteBibliography"/>
        <w:spacing w:after="0"/>
        <w:ind w:left="720" w:hanging="720"/>
      </w:pPr>
      <w:r w:rsidRPr="00545DF1">
        <w:t>MULLER, J. &amp; GREEFF, J. J. The Use of Binary Scales in Rubrics to Evaluate Computer Science Assessments.  ICT Education: 51st Annual Conference of the Southern African Computer Lecturers' Association, SACLA 2022, Cape Town, South Africa, July 21–22, 2022, Revised Selected Papers, 2022. Springer, 58-72.</w:t>
      </w:r>
    </w:p>
    <w:p w14:paraId="17BD3B82" w14:textId="77777777" w:rsidR="00545DF1" w:rsidRPr="00545DF1" w:rsidRDefault="00545DF1" w:rsidP="00545DF1">
      <w:pPr>
        <w:pStyle w:val="EndNoteBibliography"/>
        <w:spacing w:after="0"/>
        <w:ind w:left="720" w:hanging="720"/>
      </w:pPr>
      <w:r w:rsidRPr="00545DF1">
        <w:t>NITTAYATHAMMAKUL, V., CHATWATTANA, P. &amp; PIRIYASURAWONG, P. Conceptual Framework of Crowd Context-Based Learning via IoT Wearable Technology to Promote Digital Health Literacy.  2021 5th International Conference on E-Society, E-Education and E-Technology, 2021. 113-119.</w:t>
      </w:r>
    </w:p>
    <w:p w14:paraId="4C2A8904" w14:textId="77777777" w:rsidR="00545DF1" w:rsidRPr="00545DF1" w:rsidRDefault="00545DF1" w:rsidP="00545DF1">
      <w:pPr>
        <w:pStyle w:val="EndNoteBibliography"/>
        <w:spacing w:after="0"/>
        <w:ind w:left="720" w:hanging="720"/>
      </w:pPr>
      <w:r w:rsidRPr="00545DF1">
        <w:t xml:space="preserve">PRATISTO, E. H. &amp; DANOETIRTA, D. R. 2025. Design and User Analysis of a Learning Management System: Student Competency-Based Learning. </w:t>
      </w:r>
      <w:r w:rsidRPr="00545DF1">
        <w:rPr>
          <w:i/>
        </w:rPr>
        <w:t>IOTA Journal,</w:t>
      </w:r>
      <w:r w:rsidRPr="00545DF1">
        <w:t xml:space="preserve"> 5</w:t>
      </w:r>
      <w:r w:rsidRPr="00545DF1">
        <w:rPr>
          <w:b/>
        </w:rPr>
        <w:t>,</w:t>
      </w:r>
      <w:r w:rsidRPr="00545DF1">
        <w:t xml:space="preserve"> 136-147.</w:t>
      </w:r>
    </w:p>
    <w:p w14:paraId="6F335EC6" w14:textId="77777777" w:rsidR="00545DF1" w:rsidRPr="00545DF1" w:rsidRDefault="00545DF1" w:rsidP="00545DF1">
      <w:pPr>
        <w:pStyle w:val="EndNoteBibliography"/>
        <w:spacing w:after="0"/>
        <w:ind w:left="720" w:hanging="720"/>
      </w:pPr>
      <w:r w:rsidRPr="00545DF1">
        <w:t xml:space="preserve">SABBIR, M. M. &amp; TAUFIQUE, K. M. R. 2022. Sustainable employee green behavior in the workplace: Integrating cognitive and non‐cognitive factors in corporate environmental policy. </w:t>
      </w:r>
      <w:r w:rsidRPr="00545DF1">
        <w:rPr>
          <w:i/>
        </w:rPr>
        <w:t>Business Strategy and the Environment,</w:t>
      </w:r>
      <w:r w:rsidRPr="00545DF1">
        <w:t xml:space="preserve"> 31</w:t>
      </w:r>
      <w:r w:rsidRPr="00545DF1">
        <w:rPr>
          <w:b/>
        </w:rPr>
        <w:t>,</w:t>
      </w:r>
      <w:r w:rsidRPr="00545DF1">
        <w:t xml:space="preserve"> 110-128.</w:t>
      </w:r>
    </w:p>
    <w:p w14:paraId="4FF6A674" w14:textId="77777777" w:rsidR="00545DF1" w:rsidRPr="00545DF1" w:rsidRDefault="00545DF1" w:rsidP="00545DF1">
      <w:pPr>
        <w:pStyle w:val="EndNoteBibliography"/>
        <w:spacing w:after="0"/>
        <w:ind w:left="720" w:hanging="720"/>
      </w:pPr>
      <w:r w:rsidRPr="00545DF1">
        <w:t xml:space="preserve">TRUONG, H. M. 2016. Integrating learning styles and adaptive e-learning system: Current developments, problems and opportunities. </w:t>
      </w:r>
      <w:r w:rsidRPr="00545DF1">
        <w:rPr>
          <w:i/>
        </w:rPr>
        <w:t>Computers in human behavior,</w:t>
      </w:r>
      <w:r w:rsidRPr="00545DF1">
        <w:t xml:space="preserve"> 55</w:t>
      </w:r>
      <w:r w:rsidRPr="00545DF1">
        <w:rPr>
          <w:b/>
        </w:rPr>
        <w:t>,</w:t>
      </w:r>
      <w:r w:rsidRPr="00545DF1">
        <w:t xml:space="preserve"> 1185-1193.</w:t>
      </w:r>
    </w:p>
    <w:p w14:paraId="2F6519FE" w14:textId="77777777" w:rsidR="00545DF1" w:rsidRPr="00545DF1" w:rsidRDefault="00545DF1" w:rsidP="00545DF1">
      <w:pPr>
        <w:pStyle w:val="EndNoteBibliography"/>
        <w:spacing w:after="0"/>
        <w:ind w:left="720" w:hanging="720"/>
      </w:pPr>
      <w:r w:rsidRPr="00545DF1">
        <w:t xml:space="preserve">VAISHNAVI, V. K. 2007. </w:t>
      </w:r>
      <w:r w:rsidRPr="00545DF1">
        <w:rPr>
          <w:i/>
        </w:rPr>
        <w:t>Design science research methods and patterns: innovating information and communication technology</w:t>
      </w:r>
      <w:r w:rsidRPr="00545DF1">
        <w:t>, Auerbach Publications.</w:t>
      </w:r>
    </w:p>
    <w:p w14:paraId="1DED336B" w14:textId="77777777" w:rsidR="00545DF1" w:rsidRPr="00545DF1" w:rsidRDefault="00545DF1" w:rsidP="00545DF1">
      <w:pPr>
        <w:pStyle w:val="EndNoteBibliography"/>
        <w:spacing w:after="0"/>
        <w:ind w:left="720" w:hanging="720"/>
      </w:pPr>
      <w:r w:rsidRPr="00545DF1">
        <w:t xml:space="preserve">VASSILAKOPOULOU, P. &amp; HUSTAD, E. 2021. Bridging digital divides: a literature review and research agenda for information systems research. </w:t>
      </w:r>
      <w:r w:rsidRPr="00545DF1">
        <w:rPr>
          <w:i/>
        </w:rPr>
        <w:t>Information Systems Frontiers</w:t>
      </w:r>
      <w:r w:rsidRPr="00545DF1">
        <w:rPr>
          <w:b/>
        </w:rPr>
        <w:t>,</w:t>
      </w:r>
      <w:r w:rsidRPr="00545DF1">
        <w:t xml:space="preserve"> 1-15.</w:t>
      </w:r>
    </w:p>
    <w:p w14:paraId="58DB0C9D" w14:textId="77777777" w:rsidR="00545DF1" w:rsidRPr="00545DF1" w:rsidRDefault="00545DF1" w:rsidP="00545DF1">
      <w:pPr>
        <w:pStyle w:val="EndNoteBibliography"/>
        <w:spacing w:after="0"/>
        <w:ind w:left="720" w:hanging="720"/>
      </w:pPr>
      <w:r w:rsidRPr="00545DF1">
        <w:t xml:space="preserve">WANG, C., SHEN, J. &amp; CHAO, J. 2022. Integrating computational thinking in STEM education: A literature review. </w:t>
      </w:r>
      <w:r w:rsidRPr="00545DF1">
        <w:rPr>
          <w:i/>
        </w:rPr>
        <w:t>International Journal of Science and Mathematics Education,</w:t>
      </w:r>
      <w:r w:rsidRPr="00545DF1">
        <w:t xml:space="preserve"> 20</w:t>
      </w:r>
      <w:r w:rsidRPr="00545DF1">
        <w:rPr>
          <w:b/>
        </w:rPr>
        <w:t>,</w:t>
      </w:r>
      <w:r w:rsidRPr="00545DF1">
        <w:t xml:space="preserve"> 1949-1972.</w:t>
      </w:r>
    </w:p>
    <w:p w14:paraId="51FB7B51" w14:textId="77777777" w:rsidR="00545DF1" w:rsidRPr="00545DF1" w:rsidRDefault="00545DF1" w:rsidP="00545DF1">
      <w:pPr>
        <w:pStyle w:val="EndNoteBibliography"/>
        <w:spacing w:after="0"/>
        <w:ind w:left="720" w:hanging="720"/>
      </w:pPr>
      <w:r w:rsidRPr="00545DF1">
        <w:t xml:space="preserve">WIDIYATI, E. &amp; PANGESTI, W. 2022. Project-based learning in teaching speaking to young learners: Is it effective? </w:t>
      </w:r>
      <w:r w:rsidRPr="00545DF1">
        <w:rPr>
          <w:i/>
        </w:rPr>
        <w:t>EduLite: Journal of English Education, Literature and Culture,</w:t>
      </w:r>
      <w:r w:rsidRPr="00545DF1">
        <w:t xml:space="preserve"> 7</w:t>
      </w:r>
      <w:r w:rsidRPr="00545DF1">
        <w:rPr>
          <w:b/>
        </w:rPr>
        <w:t>,</w:t>
      </w:r>
      <w:r w:rsidRPr="00545DF1">
        <w:t xml:space="preserve"> 71-81.</w:t>
      </w:r>
    </w:p>
    <w:p w14:paraId="1AEC252C" w14:textId="77777777" w:rsidR="00545DF1" w:rsidRPr="00545DF1" w:rsidRDefault="00545DF1" w:rsidP="00545DF1">
      <w:pPr>
        <w:pStyle w:val="EndNoteBibliography"/>
        <w:ind w:left="720" w:hanging="720"/>
      </w:pPr>
      <w:r w:rsidRPr="00545DF1">
        <w:t xml:space="preserve">ZYDNEY, J. M., WARNER, Z. &amp; ANGELONE, L. 2020. Learning through experience: Using design based research to redesign protocols for blended synchronous learning environments. </w:t>
      </w:r>
      <w:r w:rsidRPr="00545DF1">
        <w:rPr>
          <w:i/>
        </w:rPr>
        <w:t>Computers &amp; Education,</w:t>
      </w:r>
      <w:r w:rsidRPr="00545DF1">
        <w:t xml:space="preserve"> 143</w:t>
      </w:r>
      <w:r w:rsidRPr="00545DF1">
        <w:rPr>
          <w:b/>
        </w:rPr>
        <w:t>,</w:t>
      </w:r>
      <w:r w:rsidRPr="00545DF1">
        <w:t xml:space="preserve"> 103678.</w:t>
      </w:r>
    </w:p>
    <w:p w14:paraId="2B287081" w14:textId="76183D14" w:rsidR="002C1D2B" w:rsidRPr="006275A2" w:rsidRDefault="00756413" w:rsidP="006275A2">
      <w:pPr>
        <w:pStyle w:val="Heading1"/>
        <w:rPr>
          <w:rFonts w:ascii="Arial" w:hAnsi="Arial" w:cs="Arial"/>
          <w:sz w:val="22"/>
          <w:szCs w:val="22"/>
        </w:rPr>
      </w:pPr>
      <w:r w:rsidRPr="006275A2">
        <w:rPr>
          <w:rFonts w:ascii="Arial" w:hAnsi="Arial" w:cs="Arial"/>
          <w:b/>
          <w:bCs/>
          <w:color w:val="auto"/>
          <w:sz w:val="22"/>
          <w:szCs w:val="22"/>
        </w:rPr>
        <w:fldChar w:fldCharType="end"/>
      </w:r>
    </w:p>
    <w:sectPr w:rsidR="002C1D2B" w:rsidRPr="006275A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5" w:author="Jacqui Muller" w:date="2025-05-30T15:25:00Z" w:initials="JM">
    <w:p w14:paraId="67F9AC1C" w14:textId="77777777" w:rsidR="00C420B2" w:rsidRDefault="00C420B2" w:rsidP="00C420B2">
      <w:pPr>
        <w:pStyle w:val="CommentText"/>
      </w:pPr>
      <w:r>
        <w:rPr>
          <w:rStyle w:val="CommentReference"/>
        </w:rPr>
        <w:annotationRef/>
      </w:r>
      <w:r>
        <w:t>Do you think I am catching on kak by adding the years and contexts? Since most of the paper is on Connected Offic and not Tech Trends.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F9AC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33C17E6" w16cex:dateUtc="2025-05-3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F9AC1C" w16cid:durableId="433C1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36488"/>
    <w:multiLevelType w:val="multilevel"/>
    <w:tmpl w:val="3B3A99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583F2437"/>
    <w:multiLevelType w:val="hybridMultilevel"/>
    <w:tmpl w:val="53043BE6"/>
    <w:lvl w:ilvl="0" w:tplc="EAA20E3C">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2487521">
    <w:abstractNumId w:val="0"/>
  </w:num>
  <w:num w:numId="2" w16cid:durableId="160164218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cqui Muller">
    <w15:presenceInfo w15:providerId="AD" w15:userId="S::JacquiMuller@jpanda.onmicrosoft.com::b1fe2e52-6c66-476b-939d-9084a48420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epsz2ps0t2smeext2x9weqdwrtfztdwsaw&quot;&gt;JM EndNote&lt;record-ids&gt;&lt;item&gt;56&lt;/item&gt;&lt;item&gt;57&lt;/item&gt;&lt;item&gt;58&lt;/item&gt;&lt;item&gt;59&lt;/item&gt;&lt;item&gt;60&lt;/item&gt;&lt;item&gt;62&lt;/item&gt;&lt;item&gt;63&lt;/item&gt;&lt;item&gt;64&lt;/item&gt;&lt;item&gt;65&lt;/item&gt;&lt;item&gt;66&lt;/item&gt;&lt;item&gt;67&lt;/item&gt;&lt;item&gt;68&lt;/item&gt;&lt;/record-ids&gt;&lt;/item&gt;&lt;/Libraries&gt;"/>
  </w:docVars>
  <w:rsids>
    <w:rsidRoot w:val="00BB43C2"/>
    <w:rsid w:val="00007E23"/>
    <w:rsid w:val="00045F90"/>
    <w:rsid w:val="00052BF7"/>
    <w:rsid w:val="00070721"/>
    <w:rsid w:val="00074D9F"/>
    <w:rsid w:val="00077842"/>
    <w:rsid w:val="000A4EE8"/>
    <w:rsid w:val="000A5991"/>
    <w:rsid w:val="000B35DD"/>
    <w:rsid w:val="000B7AB8"/>
    <w:rsid w:val="000C142B"/>
    <w:rsid w:val="000D2924"/>
    <w:rsid w:val="000D29D6"/>
    <w:rsid w:val="000D422C"/>
    <w:rsid w:val="000E2271"/>
    <w:rsid w:val="000E4E43"/>
    <w:rsid w:val="000F096A"/>
    <w:rsid w:val="00106483"/>
    <w:rsid w:val="00125A5B"/>
    <w:rsid w:val="0016346C"/>
    <w:rsid w:val="00164D0E"/>
    <w:rsid w:val="0017002C"/>
    <w:rsid w:val="00174E89"/>
    <w:rsid w:val="001800D3"/>
    <w:rsid w:val="001902A5"/>
    <w:rsid w:val="0019245B"/>
    <w:rsid w:val="0019282A"/>
    <w:rsid w:val="001A01F3"/>
    <w:rsid w:val="001A0305"/>
    <w:rsid w:val="001C1A07"/>
    <w:rsid w:val="001E42E2"/>
    <w:rsid w:val="001F00F5"/>
    <w:rsid w:val="0020218E"/>
    <w:rsid w:val="002057FF"/>
    <w:rsid w:val="00207EF8"/>
    <w:rsid w:val="002100AC"/>
    <w:rsid w:val="00215DF0"/>
    <w:rsid w:val="00217D01"/>
    <w:rsid w:val="002210EE"/>
    <w:rsid w:val="00227DA4"/>
    <w:rsid w:val="00235CB3"/>
    <w:rsid w:val="00245B19"/>
    <w:rsid w:val="0024787E"/>
    <w:rsid w:val="002518FC"/>
    <w:rsid w:val="00253B95"/>
    <w:rsid w:val="00281D94"/>
    <w:rsid w:val="00282FAB"/>
    <w:rsid w:val="00286C3E"/>
    <w:rsid w:val="002A384B"/>
    <w:rsid w:val="002A395B"/>
    <w:rsid w:val="002B00E1"/>
    <w:rsid w:val="002C149D"/>
    <w:rsid w:val="002C1D2B"/>
    <w:rsid w:val="002F1EB0"/>
    <w:rsid w:val="002F4DB4"/>
    <w:rsid w:val="002F60B6"/>
    <w:rsid w:val="0030128C"/>
    <w:rsid w:val="00333B83"/>
    <w:rsid w:val="00345A96"/>
    <w:rsid w:val="00345FD1"/>
    <w:rsid w:val="0035374D"/>
    <w:rsid w:val="0035506E"/>
    <w:rsid w:val="0037172A"/>
    <w:rsid w:val="00371B38"/>
    <w:rsid w:val="0038574E"/>
    <w:rsid w:val="003A0DDB"/>
    <w:rsid w:val="003A5B90"/>
    <w:rsid w:val="003A7256"/>
    <w:rsid w:val="003B11A4"/>
    <w:rsid w:val="003B22BE"/>
    <w:rsid w:val="003B3CF6"/>
    <w:rsid w:val="003D1C5A"/>
    <w:rsid w:val="003D64CA"/>
    <w:rsid w:val="003E1D0D"/>
    <w:rsid w:val="003F5089"/>
    <w:rsid w:val="00404768"/>
    <w:rsid w:val="0040731D"/>
    <w:rsid w:val="00425960"/>
    <w:rsid w:val="00427831"/>
    <w:rsid w:val="004404C9"/>
    <w:rsid w:val="00453DDE"/>
    <w:rsid w:val="00454B42"/>
    <w:rsid w:val="00467C6A"/>
    <w:rsid w:val="004700AE"/>
    <w:rsid w:val="0048372F"/>
    <w:rsid w:val="00486C75"/>
    <w:rsid w:val="004A45B4"/>
    <w:rsid w:val="004C2DFC"/>
    <w:rsid w:val="004C40EB"/>
    <w:rsid w:val="004E7642"/>
    <w:rsid w:val="0050020B"/>
    <w:rsid w:val="00500478"/>
    <w:rsid w:val="00501C69"/>
    <w:rsid w:val="00531DA0"/>
    <w:rsid w:val="00545DF1"/>
    <w:rsid w:val="0055489E"/>
    <w:rsid w:val="00561BCA"/>
    <w:rsid w:val="00562B3B"/>
    <w:rsid w:val="005636C8"/>
    <w:rsid w:val="00571C2C"/>
    <w:rsid w:val="00575438"/>
    <w:rsid w:val="005B02D9"/>
    <w:rsid w:val="005B24F5"/>
    <w:rsid w:val="005B4F01"/>
    <w:rsid w:val="005B639E"/>
    <w:rsid w:val="005C29DE"/>
    <w:rsid w:val="005C4329"/>
    <w:rsid w:val="005D3E71"/>
    <w:rsid w:val="005F0327"/>
    <w:rsid w:val="005F5A90"/>
    <w:rsid w:val="006030D8"/>
    <w:rsid w:val="006052A5"/>
    <w:rsid w:val="00611C0A"/>
    <w:rsid w:val="0062170D"/>
    <w:rsid w:val="006275A2"/>
    <w:rsid w:val="00631F02"/>
    <w:rsid w:val="006359F1"/>
    <w:rsid w:val="00641D77"/>
    <w:rsid w:val="00650958"/>
    <w:rsid w:val="00667730"/>
    <w:rsid w:val="006A7E6B"/>
    <w:rsid w:val="006B08EC"/>
    <w:rsid w:val="006B36A6"/>
    <w:rsid w:val="006C45A2"/>
    <w:rsid w:val="006C757D"/>
    <w:rsid w:val="006E0106"/>
    <w:rsid w:val="006E11F8"/>
    <w:rsid w:val="006F5FE3"/>
    <w:rsid w:val="00702A85"/>
    <w:rsid w:val="00711914"/>
    <w:rsid w:val="007170AF"/>
    <w:rsid w:val="00720D27"/>
    <w:rsid w:val="0072270D"/>
    <w:rsid w:val="00730DFC"/>
    <w:rsid w:val="00740215"/>
    <w:rsid w:val="00747C89"/>
    <w:rsid w:val="00750A40"/>
    <w:rsid w:val="007556F9"/>
    <w:rsid w:val="00756413"/>
    <w:rsid w:val="007801F0"/>
    <w:rsid w:val="0078092C"/>
    <w:rsid w:val="0079170A"/>
    <w:rsid w:val="00794417"/>
    <w:rsid w:val="007D2D99"/>
    <w:rsid w:val="007D350B"/>
    <w:rsid w:val="007F1110"/>
    <w:rsid w:val="007F6404"/>
    <w:rsid w:val="007F68DB"/>
    <w:rsid w:val="00813250"/>
    <w:rsid w:val="008170F0"/>
    <w:rsid w:val="00820C58"/>
    <w:rsid w:val="00822C85"/>
    <w:rsid w:val="008249B4"/>
    <w:rsid w:val="00842B7D"/>
    <w:rsid w:val="00843C81"/>
    <w:rsid w:val="00847216"/>
    <w:rsid w:val="00850F2D"/>
    <w:rsid w:val="00861889"/>
    <w:rsid w:val="0086654A"/>
    <w:rsid w:val="00873E6C"/>
    <w:rsid w:val="00880E52"/>
    <w:rsid w:val="00897446"/>
    <w:rsid w:val="008A6D7F"/>
    <w:rsid w:val="008E7C36"/>
    <w:rsid w:val="008F787D"/>
    <w:rsid w:val="0090494E"/>
    <w:rsid w:val="00905031"/>
    <w:rsid w:val="00905155"/>
    <w:rsid w:val="00910E9C"/>
    <w:rsid w:val="0091182C"/>
    <w:rsid w:val="00930536"/>
    <w:rsid w:val="00946003"/>
    <w:rsid w:val="0095556D"/>
    <w:rsid w:val="0096785A"/>
    <w:rsid w:val="00971B13"/>
    <w:rsid w:val="0097714A"/>
    <w:rsid w:val="0098100A"/>
    <w:rsid w:val="009B55F5"/>
    <w:rsid w:val="009C3167"/>
    <w:rsid w:val="009C348D"/>
    <w:rsid w:val="009C4624"/>
    <w:rsid w:val="009F5040"/>
    <w:rsid w:val="00A008FF"/>
    <w:rsid w:val="00A17DBC"/>
    <w:rsid w:val="00A26C66"/>
    <w:rsid w:val="00A42E22"/>
    <w:rsid w:val="00A546FA"/>
    <w:rsid w:val="00A55510"/>
    <w:rsid w:val="00A639EE"/>
    <w:rsid w:val="00A74BA3"/>
    <w:rsid w:val="00A90CEC"/>
    <w:rsid w:val="00AA6F6A"/>
    <w:rsid w:val="00AB47EA"/>
    <w:rsid w:val="00AB5DD2"/>
    <w:rsid w:val="00AC3C61"/>
    <w:rsid w:val="00AC61F0"/>
    <w:rsid w:val="00AE015E"/>
    <w:rsid w:val="00AF4B37"/>
    <w:rsid w:val="00AF661E"/>
    <w:rsid w:val="00B01E05"/>
    <w:rsid w:val="00B26200"/>
    <w:rsid w:val="00B32AAD"/>
    <w:rsid w:val="00B36D62"/>
    <w:rsid w:val="00B45D93"/>
    <w:rsid w:val="00B71FE7"/>
    <w:rsid w:val="00B7389F"/>
    <w:rsid w:val="00B778A8"/>
    <w:rsid w:val="00B841C3"/>
    <w:rsid w:val="00BA1B1E"/>
    <w:rsid w:val="00BA6D06"/>
    <w:rsid w:val="00BB3B16"/>
    <w:rsid w:val="00BB43C2"/>
    <w:rsid w:val="00BC6428"/>
    <w:rsid w:val="00BE111A"/>
    <w:rsid w:val="00BE6F6C"/>
    <w:rsid w:val="00BE6FCA"/>
    <w:rsid w:val="00BF3EB3"/>
    <w:rsid w:val="00C03B26"/>
    <w:rsid w:val="00C172A4"/>
    <w:rsid w:val="00C420B2"/>
    <w:rsid w:val="00C453C3"/>
    <w:rsid w:val="00C46D96"/>
    <w:rsid w:val="00C63095"/>
    <w:rsid w:val="00C66BDA"/>
    <w:rsid w:val="00C75C63"/>
    <w:rsid w:val="00C80BF3"/>
    <w:rsid w:val="00C90BAF"/>
    <w:rsid w:val="00CB1581"/>
    <w:rsid w:val="00CB3F50"/>
    <w:rsid w:val="00CB5B4E"/>
    <w:rsid w:val="00CC2DF9"/>
    <w:rsid w:val="00CC52C2"/>
    <w:rsid w:val="00CC667A"/>
    <w:rsid w:val="00CD2CED"/>
    <w:rsid w:val="00CD4B75"/>
    <w:rsid w:val="00CE73E2"/>
    <w:rsid w:val="00CE7D96"/>
    <w:rsid w:val="00D06EDF"/>
    <w:rsid w:val="00D21AC6"/>
    <w:rsid w:val="00D345EC"/>
    <w:rsid w:val="00D44FDF"/>
    <w:rsid w:val="00D50C84"/>
    <w:rsid w:val="00D54447"/>
    <w:rsid w:val="00D5538C"/>
    <w:rsid w:val="00D639C3"/>
    <w:rsid w:val="00D7386E"/>
    <w:rsid w:val="00D91F74"/>
    <w:rsid w:val="00D96EB8"/>
    <w:rsid w:val="00D97EC3"/>
    <w:rsid w:val="00DA1F71"/>
    <w:rsid w:val="00DB2934"/>
    <w:rsid w:val="00DB3A8C"/>
    <w:rsid w:val="00DB4287"/>
    <w:rsid w:val="00DB46B2"/>
    <w:rsid w:val="00DC0C77"/>
    <w:rsid w:val="00DD6E2E"/>
    <w:rsid w:val="00DD7EC8"/>
    <w:rsid w:val="00DF5D7F"/>
    <w:rsid w:val="00E02925"/>
    <w:rsid w:val="00E04171"/>
    <w:rsid w:val="00E2792F"/>
    <w:rsid w:val="00E3439A"/>
    <w:rsid w:val="00E34EA1"/>
    <w:rsid w:val="00E35558"/>
    <w:rsid w:val="00E3698A"/>
    <w:rsid w:val="00E514C3"/>
    <w:rsid w:val="00E61A47"/>
    <w:rsid w:val="00E63ACB"/>
    <w:rsid w:val="00E6556F"/>
    <w:rsid w:val="00E74653"/>
    <w:rsid w:val="00E76433"/>
    <w:rsid w:val="00E86302"/>
    <w:rsid w:val="00EA163D"/>
    <w:rsid w:val="00EA22E3"/>
    <w:rsid w:val="00EC52AD"/>
    <w:rsid w:val="00ED2470"/>
    <w:rsid w:val="00ED299C"/>
    <w:rsid w:val="00ED45F0"/>
    <w:rsid w:val="00EE4D0A"/>
    <w:rsid w:val="00EF68F1"/>
    <w:rsid w:val="00F37E6D"/>
    <w:rsid w:val="00F4440D"/>
    <w:rsid w:val="00F44EAE"/>
    <w:rsid w:val="00F5311B"/>
    <w:rsid w:val="00F5579C"/>
    <w:rsid w:val="00F62A0F"/>
    <w:rsid w:val="00F70FFC"/>
    <w:rsid w:val="00F7206A"/>
    <w:rsid w:val="00F76B9E"/>
    <w:rsid w:val="00F9186B"/>
    <w:rsid w:val="00F954BF"/>
    <w:rsid w:val="00FB6646"/>
    <w:rsid w:val="00FB6FBC"/>
    <w:rsid w:val="00FC45E7"/>
    <w:rsid w:val="00FC5ED5"/>
    <w:rsid w:val="00FF2015"/>
    <w:rsid w:val="00FF5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31BB"/>
  <w15:chartTrackingRefBased/>
  <w15:docId w15:val="{796AE693-C0A4-41B1-A2F0-2B682299B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BB4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7D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3C2"/>
    <w:rPr>
      <w:rFonts w:asciiTheme="majorHAnsi" w:eastAsiaTheme="majorEastAsia" w:hAnsiTheme="majorHAnsi" w:cstheme="majorBidi"/>
      <w:color w:val="2F5496" w:themeColor="accent1" w:themeShade="BF"/>
      <w:sz w:val="32"/>
      <w:szCs w:val="32"/>
      <w:lang w:val="en-ZA"/>
    </w:rPr>
  </w:style>
  <w:style w:type="character" w:customStyle="1" w:styleId="Heading2Char">
    <w:name w:val="Heading 2 Char"/>
    <w:basedOn w:val="DefaultParagraphFont"/>
    <w:link w:val="Heading2"/>
    <w:uiPriority w:val="9"/>
    <w:rsid w:val="00BB43C2"/>
    <w:rPr>
      <w:rFonts w:asciiTheme="majorHAnsi" w:eastAsiaTheme="majorEastAsia" w:hAnsiTheme="majorHAnsi" w:cstheme="majorBidi"/>
      <w:color w:val="2F5496" w:themeColor="accent1" w:themeShade="BF"/>
      <w:sz w:val="26"/>
      <w:szCs w:val="26"/>
      <w:lang w:val="en-ZA"/>
    </w:rPr>
  </w:style>
  <w:style w:type="table" w:styleId="TableGrid">
    <w:name w:val="Table Grid"/>
    <w:basedOn w:val="TableNormal"/>
    <w:uiPriority w:val="39"/>
    <w:rsid w:val="002A3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29D6"/>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756413"/>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756413"/>
    <w:rPr>
      <w:rFonts w:ascii="Calibri Light" w:hAnsi="Calibri Light" w:cs="Calibri Light"/>
      <w:noProof/>
      <w:sz w:val="32"/>
    </w:rPr>
  </w:style>
  <w:style w:type="paragraph" w:customStyle="1" w:styleId="EndNoteBibliography">
    <w:name w:val="EndNote Bibliography"/>
    <w:basedOn w:val="Normal"/>
    <w:link w:val="EndNoteBibliographyChar"/>
    <w:rsid w:val="00756413"/>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756413"/>
    <w:rPr>
      <w:rFonts w:ascii="Calibri Light" w:hAnsi="Calibri Light" w:cs="Calibri Light"/>
      <w:noProof/>
      <w:sz w:val="32"/>
    </w:rPr>
  </w:style>
  <w:style w:type="paragraph" w:styleId="ListParagraph">
    <w:name w:val="List Paragraph"/>
    <w:basedOn w:val="Normal"/>
    <w:uiPriority w:val="34"/>
    <w:qFormat/>
    <w:rsid w:val="00B26200"/>
    <w:pPr>
      <w:ind w:left="720"/>
      <w:contextualSpacing/>
    </w:pPr>
  </w:style>
  <w:style w:type="character" w:styleId="CommentReference">
    <w:name w:val="annotation reference"/>
    <w:basedOn w:val="DefaultParagraphFont"/>
    <w:uiPriority w:val="99"/>
    <w:semiHidden/>
    <w:unhideWhenUsed/>
    <w:rsid w:val="00FF2015"/>
    <w:rPr>
      <w:sz w:val="16"/>
      <w:szCs w:val="16"/>
    </w:rPr>
  </w:style>
  <w:style w:type="paragraph" w:styleId="CommentText">
    <w:name w:val="annotation text"/>
    <w:basedOn w:val="Normal"/>
    <w:link w:val="CommentTextChar"/>
    <w:uiPriority w:val="99"/>
    <w:unhideWhenUsed/>
    <w:rsid w:val="00FF2015"/>
    <w:pPr>
      <w:spacing w:line="240" w:lineRule="auto"/>
    </w:pPr>
    <w:rPr>
      <w:sz w:val="20"/>
      <w:szCs w:val="20"/>
    </w:rPr>
  </w:style>
  <w:style w:type="character" w:customStyle="1" w:styleId="CommentTextChar">
    <w:name w:val="Comment Text Char"/>
    <w:basedOn w:val="DefaultParagraphFont"/>
    <w:link w:val="CommentText"/>
    <w:uiPriority w:val="99"/>
    <w:rsid w:val="00FF2015"/>
    <w:rPr>
      <w:sz w:val="20"/>
      <w:szCs w:val="20"/>
      <w:lang w:val="en-ZA"/>
    </w:rPr>
  </w:style>
  <w:style w:type="paragraph" w:styleId="CommentSubject">
    <w:name w:val="annotation subject"/>
    <w:basedOn w:val="CommentText"/>
    <w:next w:val="CommentText"/>
    <w:link w:val="CommentSubjectChar"/>
    <w:uiPriority w:val="99"/>
    <w:semiHidden/>
    <w:unhideWhenUsed/>
    <w:rsid w:val="00FF2015"/>
    <w:rPr>
      <w:b/>
      <w:bCs/>
    </w:rPr>
  </w:style>
  <w:style w:type="character" w:customStyle="1" w:styleId="CommentSubjectChar">
    <w:name w:val="Comment Subject Char"/>
    <w:basedOn w:val="CommentTextChar"/>
    <w:link w:val="CommentSubject"/>
    <w:uiPriority w:val="99"/>
    <w:semiHidden/>
    <w:rsid w:val="00FF2015"/>
    <w:rPr>
      <w:b/>
      <w:bCs/>
      <w:sz w:val="20"/>
      <w:szCs w:val="20"/>
      <w:lang w:val="en-ZA"/>
    </w:rPr>
  </w:style>
  <w:style w:type="paragraph" w:styleId="NormalWeb">
    <w:name w:val="Normal (Web)"/>
    <w:basedOn w:val="Normal"/>
    <w:uiPriority w:val="99"/>
    <w:semiHidden/>
    <w:unhideWhenUsed/>
    <w:rsid w:val="002C1D2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3698A"/>
    <w:rPr>
      <w:b/>
      <w:bCs/>
    </w:rPr>
  </w:style>
  <w:style w:type="character" w:customStyle="1" w:styleId="Heading3Char">
    <w:name w:val="Heading 3 Char"/>
    <w:basedOn w:val="DefaultParagraphFont"/>
    <w:link w:val="Heading3"/>
    <w:uiPriority w:val="9"/>
    <w:semiHidden/>
    <w:rsid w:val="00227DA4"/>
    <w:rPr>
      <w:rFonts w:asciiTheme="majorHAnsi" w:eastAsiaTheme="majorEastAsia" w:hAnsiTheme="majorHAnsi" w:cstheme="majorBidi"/>
      <w:color w:val="1F3763" w:themeColor="accent1" w:themeShade="7F"/>
      <w:sz w:val="24"/>
      <w:szCs w:val="24"/>
      <w:lang w:val="en-ZA"/>
    </w:rPr>
  </w:style>
  <w:style w:type="paragraph" w:styleId="Revision">
    <w:name w:val="Revision"/>
    <w:hidden/>
    <w:uiPriority w:val="99"/>
    <w:semiHidden/>
    <w:rsid w:val="0048372F"/>
    <w:pPr>
      <w:spacing w:after="0" w:line="240" w:lineRule="auto"/>
    </w:pPr>
    <w:rPr>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4978">
      <w:bodyDiv w:val="1"/>
      <w:marLeft w:val="0"/>
      <w:marRight w:val="0"/>
      <w:marTop w:val="0"/>
      <w:marBottom w:val="0"/>
      <w:divBdr>
        <w:top w:val="none" w:sz="0" w:space="0" w:color="auto"/>
        <w:left w:val="none" w:sz="0" w:space="0" w:color="auto"/>
        <w:bottom w:val="none" w:sz="0" w:space="0" w:color="auto"/>
        <w:right w:val="none" w:sz="0" w:space="0" w:color="auto"/>
      </w:divBdr>
    </w:div>
    <w:div w:id="60644071">
      <w:bodyDiv w:val="1"/>
      <w:marLeft w:val="0"/>
      <w:marRight w:val="0"/>
      <w:marTop w:val="0"/>
      <w:marBottom w:val="0"/>
      <w:divBdr>
        <w:top w:val="none" w:sz="0" w:space="0" w:color="auto"/>
        <w:left w:val="none" w:sz="0" w:space="0" w:color="auto"/>
        <w:bottom w:val="none" w:sz="0" w:space="0" w:color="auto"/>
        <w:right w:val="none" w:sz="0" w:space="0" w:color="auto"/>
      </w:divBdr>
    </w:div>
    <w:div w:id="97220419">
      <w:bodyDiv w:val="1"/>
      <w:marLeft w:val="0"/>
      <w:marRight w:val="0"/>
      <w:marTop w:val="0"/>
      <w:marBottom w:val="0"/>
      <w:divBdr>
        <w:top w:val="none" w:sz="0" w:space="0" w:color="auto"/>
        <w:left w:val="none" w:sz="0" w:space="0" w:color="auto"/>
        <w:bottom w:val="none" w:sz="0" w:space="0" w:color="auto"/>
        <w:right w:val="none" w:sz="0" w:space="0" w:color="auto"/>
      </w:divBdr>
    </w:div>
    <w:div w:id="151335509">
      <w:bodyDiv w:val="1"/>
      <w:marLeft w:val="0"/>
      <w:marRight w:val="0"/>
      <w:marTop w:val="0"/>
      <w:marBottom w:val="0"/>
      <w:divBdr>
        <w:top w:val="none" w:sz="0" w:space="0" w:color="auto"/>
        <w:left w:val="none" w:sz="0" w:space="0" w:color="auto"/>
        <w:bottom w:val="none" w:sz="0" w:space="0" w:color="auto"/>
        <w:right w:val="none" w:sz="0" w:space="0" w:color="auto"/>
      </w:divBdr>
    </w:div>
    <w:div w:id="154299893">
      <w:bodyDiv w:val="1"/>
      <w:marLeft w:val="0"/>
      <w:marRight w:val="0"/>
      <w:marTop w:val="0"/>
      <w:marBottom w:val="0"/>
      <w:divBdr>
        <w:top w:val="none" w:sz="0" w:space="0" w:color="auto"/>
        <w:left w:val="none" w:sz="0" w:space="0" w:color="auto"/>
        <w:bottom w:val="none" w:sz="0" w:space="0" w:color="auto"/>
        <w:right w:val="none" w:sz="0" w:space="0" w:color="auto"/>
      </w:divBdr>
    </w:div>
    <w:div w:id="210650417">
      <w:bodyDiv w:val="1"/>
      <w:marLeft w:val="0"/>
      <w:marRight w:val="0"/>
      <w:marTop w:val="0"/>
      <w:marBottom w:val="0"/>
      <w:divBdr>
        <w:top w:val="none" w:sz="0" w:space="0" w:color="auto"/>
        <w:left w:val="none" w:sz="0" w:space="0" w:color="auto"/>
        <w:bottom w:val="none" w:sz="0" w:space="0" w:color="auto"/>
        <w:right w:val="none" w:sz="0" w:space="0" w:color="auto"/>
      </w:divBdr>
    </w:div>
    <w:div w:id="385422684">
      <w:bodyDiv w:val="1"/>
      <w:marLeft w:val="0"/>
      <w:marRight w:val="0"/>
      <w:marTop w:val="0"/>
      <w:marBottom w:val="0"/>
      <w:divBdr>
        <w:top w:val="none" w:sz="0" w:space="0" w:color="auto"/>
        <w:left w:val="none" w:sz="0" w:space="0" w:color="auto"/>
        <w:bottom w:val="none" w:sz="0" w:space="0" w:color="auto"/>
        <w:right w:val="none" w:sz="0" w:space="0" w:color="auto"/>
      </w:divBdr>
    </w:div>
    <w:div w:id="406147072">
      <w:bodyDiv w:val="1"/>
      <w:marLeft w:val="0"/>
      <w:marRight w:val="0"/>
      <w:marTop w:val="0"/>
      <w:marBottom w:val="0"/>
      <w:divBdr>
        <w:top w:val="none" w:sz="0" w:space="0" w:color="auto"/>
        <w:left w:val="none" w:sz="0" w:space="0" w:color="auto"/>
        <w:bottom w:val="none" w:sz="0" w:space="0" w:color="auto"/>
        <w:right w:val="none" w:sz="0" w:space="0" w:color="auto"/>
      </w:divBdr>
    </w:div>
    <w:div w:id="608247104">
      <w:bodyDiv w:val="1"/>
      <w:marLeft w:val="0"/>
      <w:marRight w:val="0"/>
      <w:marTop w:val="0"/>
      <w:marBottom w:val="0"/>
      <w:divBdr>
        <w:top w:val="none" w:sz="0" w:space="0" w:color="auto"/>
        <w:left w:val="none" w:sz="0" w:space="0" w:color="auto"/>
        <w:bottom w:val="none" w:sz="0" w:space="0" w:color="auto"/>
        <w:right w:val="none" w:sz="0" w:space="0" w:color="auto"/>
      </w:divBdr>
    </w:div>
    <w:div w:id="802818201">
      <w:bodyDiv w:val="1"/>
      <w:marLeft w:val="0"/>
      <w:marRight w:val="0"/>
      <w:marTop w:val="0"/>
      <w:marBottom w:val="0"/>
      <w:divBdr>
        <w:top w:val="none" w:sz="0" w:space="0" w:color="auto"/>
        <w:left w:val="none" w:sz="0" w:space="0" w:color="auto"/>
        <w:bottom w:val="none" w:sz="0" w:space="0" w:color="auto"/>
        <w:right w:val="none" w:sz="0" w:space="0" w:color="auto"/>
      </w:divBdr>
    </w:div>
    <w:div w:id="984044037">
      <w:bodyDiv w:val="1"/>
      <w:marLeft w:val="0"/>
      <w:marRight w:val="0"/>
      <w:marTop w:val="0"/>
      <w:marBottom w:val="0"/>
      <w:divBdr>
        <w:top w:val="none" w:sz="0" w:space="0" w:color="auto"/>
        <w:left w:val="none" w:sz="0" w:space="0" w:color="auto"/>
        <w:bottom w:val="none" w:sz="0" w:space="0" w:color="auto"/>
        <w:right w:val="none" w:sz="0" w:space="0" w:color="auto"/>
      </w:divBdr>
    </w:div>
    <w:div w:id="1010185001">
      <w:bodyDiv w:val="1"/>
      <w:marLeft w:val="0"/>
      <w:marRight w:val="0"/>
      <w:marTop w:val="0"/>
      <w:marBottom w:val="0"/>
      <w:divBdr>
        <w:top w:val="none" w:sz="0" w:space="0" w:color="auto"/>
        <w:left w:val="none" w:sz="0" w:space="0" w:color="auto"/>
        <w:bottom w:val="none" w:sz="0" w:space="0" w:color="auto"/>
        <w:right w:val="none" w:sz="0" w:space="0" w:color="auto"/>
      </w:divBdr>
    </w:div>
    <w:div w:id="1170488812">
      <w:bodyDiv w:val="1"/>
      <w:marLeft w:val="0"/>
      <w:marRight w:val="0"/>
      <w:marTop w:val="0"/>
      <w:marBottom w:val="0"/>
      <w:divBdr>
        <w:top w:val="none" w:sz="0" w:space="0" w:color="auto"/>
        <w:left w:val="none" w:sz="0" w:space="0" w:color="auto"/>
        <w:bottom w:val="none" w:sz="0" w:space="0" w:color="auto"/>
        <w:right w:val="none" w:sz="0" w:space="0" w:color="auto"/>
      </w:divBdr>
    </w:div>
    <w:div w:id="1324969014">
      <w:bodyDiv w:val="1"/>
      <w:marLeft w:val="0"/>
      <w:marRight w:val="0"/>
      <w:marTop w:val="0"/>
      <w:marBottom w:val="0"/>
      <w:divBdr>
        <w:top w:val="none" w:sz="0" w:space="0" w:color="auto"/>
        <w:left w:val="none" w:sz="0" w:space="0" w:color="auto"/>
        <w:bottom w:val="none" w:sz="0" w:space="0" w:color="auto"/>
        <w:right w:val="none" w:sz="0" w:space="0" w:color="auto"/>
      </w:divBdr>
    </w:div>
    <w:div w:id="1341666039">
      <w:bodyDiv w:val="1"/>
      <w:marLeft w:val="0"/>
      <w:marRight w:val="0"/>
      <w:marTop w:val="0"/>
      <w:marBottom w:val="0"/>
      <w:divBdr>
        <w:top w:val="none" w:sz="0" w:space="0" w:color="auto"/>
        <w:left w:val="none" w:sz="0" w:space="0" w:color="auto"/>
        <w:bottom w:val="none" w:sz="0" w:space="0" w:color="auto"/>
        <w:right w:val="none" w:sz="0" w:space="0" w:color="auto"/>
      </w:divBdr>
    </w:div>
    <w:div w:id="1429499075">
      <w:bodyDiv w:val="1"/>
      <w:marLeft w:val="0"/>
      <w:marRight w:val="0"/>
      <w:marTop w:val="0"/>
      <w:marBottom w:val="0"/>
      <w:divBdr>
        <w:top w:val="none" w:sz="0" w:space="0" w:color="auto"/>
        <w:left w:val="none" w:sz="0" w:space="0" w:color="auto"/>
        <w:bottom w:val="none" w:sz="0" w:space="0" w:color="auto"/>
        <w:right w:val="none" w:sz="0" w:space="0" w:color="auto"/>
      </w:divBdr>
    </w:div>
    <w:div w:id="1452359931">
      <w:bodyDiv w:val="1"/>
      <w:marLeft w:val="0"/>
      <w:marRight w:val="0"/>
      <w:marTop w:val="0"/>
      <w:marBottom w:val="0"/>
      <w:divBdr>
        <w:top w:val="none" w:sz="0" w:space="0" w:color="auto"/>
        <w:left w:val="none" w:sz="0" w:space="0" w:color="auto"/>
        <w:bottom w:val="none" w:sz="0" w:space="0" w:color="auto"/>
        <w:right w:val="none" w:sz="0" w:space="0" w:color="auto"/>
      </w:divBdr>
    </w:div>
    <w:div w:id="1478305560">
      <w:bodyDiv w:val="1"/>
      <w:marLeft w:val="0"/>
      <w:marRight w:val="0"/>
      <w:marTop w:val="0"/>
      <w:marBottom w:val="0"/>
      <w:divBdr>
        <w:top w:val="none" w:sz="0" w:space="0" w:color="auto"/>
        <w:left w:val="none" w:sz="0" w:space="0" w:color="auto"/>
        <w:bottom w:val="none" w:sz="0" w:space="0" w:color="auto"/>
        <w:right w:val="none" w:sz="0" w:space="0" w:color="auto"/>
      </w:divBdr>
    </w:div>
    <w:div w:id="1581868583">
      <w:bodyDiv w:val="1"/>
      <w:marLeft w:val="0"/>
      <w:marRight w:val="0"/>
      <w:marTop w:val="0"/>
      <w:marBottom w:val="0"/>
      <w:divBdr>
        <w:top w:val="none" w:sz="0" w:space="0" w:color="auto"/>
        <w:left w:val="none" w:sz="0" w:space="0" w:color="auto"/>
        <w:bottom w:val="none" w:sz="0" w:space="0" w:color="auto"/>
        <w:right w:val="none" w:sz="0" w:space="0" w:color="auto"/>
      </w:divBdr>
    </w:div>
    <w:div w:id="1641762953">
      <w:bodyDiv w:val="1"/>
      <w:marLeft w:val="0"/>
      <w:marRight w:val="0"/>
      <w:marTop w:val="0"/>
      <w:marBottom w:val="0"/>
      <w:divBdr>
        <w:top w:val="none" w:sz="0" w:space="0" w:color="auto"/>
        <w:left w:val="none" w:sz="0" w:space="0" w:color="auto"/>
        <w:bottom w:val="none" w:sz="0" w:space="0" w:color="auto"/>
        <w:right w:val="none" w:sz="0" w:space="0" w:color="auto"/>
      </w:divBdr>
    </w:div>
    <w:div w:id="1844851409">
      <w:bodyDiv w:val="1"/>
      <w:marLeft w:val="0"/>
      <w:marRight w:val="0"/>
      <w:marTop w:val="0"/>
      <w:marBottom w:val="0"/>
      <w:divBdr>
        <w:top w:val="none" w:sz="0" w:space="0" w:color="auto"/>
        <w:left w:val="none" w:sz="0" w:space="0" w:color="auto"/>
        <w:bottom w:val="none" w:sz="0" w:space="0" w:color="auto"/>
        <w:right w:val="none" w:sz="0" w:space="0" w:color="auto"/>
      </w:divBdr>
    </w:div>
    <w:div w:id="1860317963">
      <w:bodyDiv w:val="1"/>
      <w:marLeft w:val="0"/>
      <w:marRight w:val="0"/>
      <w:marTop w:val="0"/>
      <w:marBottom w:val="0"/>
      <w:divBdr>
        <w:top w:val="none" w:sz="0" w:space="0" w:color="auto"/>
        <w:left w:val="none" w:sz="0" w:space="0" w:color="auto"/>
        <w:bottom w:val="none" w:sz="0" w:space="0" w:color="auto"/>
        <w:right w:val="none" w:sz="0" w:space="0" w:color="auto"/>
      </w:divBdr>
    </w:div>
    <w:div w:id="1870993177">
      <w:bodyDiv w:val="1"/>
      <w:marLeft w:val="0"/>
      <w:marRight w:val="0"/>
      <w:marTop w:val="0"/>
      <w:marBottom w:val="0"/>
      <w:divBdr>
        <w:top w:val="none" w:sz="0" w:space="0" w:color="auto"/>
        <w:left w:val="none" w:sz="0" w:space="0" w:color="auto"/>
        <w:bottom w:val="none" w:sz="0" w:space="0" w:color="auto"/>
        <w:right w:val="none" w:sz="0" w:space="0" w:color="auto"/>
      </w:divBdr>
    </w:div>
    <w:div w:id="1953396555">
      <w:bodyDiv w:val="1"/>
      <w:marLeft w:val="0"/>
      <w:marRight w:val="0"/>
      <w:marTop w:val="0"/>
      <w:marBottom w:val="0"/>
      <w:divBdr>
        <w:top w:val="none" w:sz="0" w:space="0" w:color="auto"/>
        <w:left w:val="none" w:sz="0" w:space="0" w:color="auto"/>
        <w:bottom w:val="none" w:sz="0" w:space="0" w:color="auto"/>
        <w:right w:val="none" w:sz="0" w:space="0" w:color="auto"/>
      </w:divBdr>
    </w:div>
    <w:div w:id="214430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c4ca08e-fcaf-4840-8a2e-68b885ccb454">
      <Terms xmlns="http://schemas.microsoft.com/office/infopath/2007/PartnerControls"/>
    </lcf76f155ced4ddcb4097134ff3c332f>
    <TaxCatchAll xmlns="97549b9f-6148-4fef-ad9a-ff8447137e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BB26A751B2B84BABDB584BBAB22F06" ma:contentTypeVersion="15" ma:contentTypeDescription="Create a new document." ma:contentTypeScope="" ma:versionID="5b94fa27890971ffc5a20e73fe3a4812">
  <xsd:schema xmlns:xsd="http://www.w3.org/2001/XMLSchema" xmlns:xs="http://www.w3.org/2001/XMLSchema" xmlns:p="http://schemas.microsoft.com/office/2006/metadata/properties" xmlns:ns2="cc4ca08e-fcaf-4840-8a2e-68b885ccb454" xmlns:ns3="97549b9f-6148-4fef-ad9a-ff8447137e63" targetNamespace="http://schemas.microsoft.com/office/2006/metadata/properties" ma:root="true" ma:fieldsID="f6caed9350b5c64f9602cb190c78a81d" ns2:_="" ns3:_="">
    <xsd:import namespace="cc4ca08e-fcaf-4840-8a2e-68b885ccb454"/>
    <xsd:import namespace="97549b9f-6148-4fef-ad9a-ff8447137e6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3:TaxCatchAll" minOccurs="0"/>
                <xsd:element ref="ns2:MediaServiceOCR" minOccurs="0"/>
                <xsd:element ref="ns2:lcf76f155ced4ddcb4097134ff3c332f"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4ca08e-fcaf-4840-8a2e-68b885ccb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627c37a-1aca-418b-b89a-fe1541ba9b7b" ma:termSetId="09814cd3-568e-fe90-9814-8d621ff8fb84" ma:anchorId="fba54fb3-c3e1-fe81-a776-ca4b69148c4d" ma:open="true" ma:isKeyword="false">
      <xsd:complexType>
        <xsd:sequence>
          <xsd:element ref="pc:Terms" minOccurs="0" maxOccurs="1"/>
        </xsd:sequence>
      </xsd:complexType>
    </xsd:element>
    <xsd:element name="MediaServiceBillingMetadata" ma:index="20"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549b9f-6148-4fef-ad9a-ff8447137e63"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e969db15-a320-4a6b-bd49-362265012c53}" ma:internalName="TaxCatchAll" ma:showField="CatchAllData" ma:web="97549b9f-6148-4fef-ad9a-ff8447137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E04E7B-A475-4A07-A9CD-62FCE49BC294}">
  <ds:schemaRefs>
    <ds:schemaRef ds:uri="http://schemas.microsoft.com/office/2006/metadata/properties"/>
    <ds:schemaRef ds:uri="http://schemas.microsoft.com/office/infopath/2007/PartnerControls"/>
    <ds:schemaRef ds:uri="cc4ca08e-fcaf-4840-8a2e-68b885ccb454"/>
    <ds:schemaRef ds:uri="97549b9f-6148-4fef-ad9a-ff8447137e63"/>
  </ds:schemaRefs>
</ds:datastoreItem>
</file>

<file path=customXml/itemProps2.xml><?xml version="1.0" encoding="utf-8"?>
<ds:datastoreItem xmlns:ds="http://schemas.openxmlformats.org/officeDocument/2006/customXml" ds:itemID="{94D76E27-2231-4C8D-8B2C-AD00E1B996AB}">
  <ds:schemaRefs>
    <ds:schemaRef ds:uri="http://schemas.microsoft.com/sharepoint/v3/contenttype/forms"/>
  </ds:schemaRefs>
</ds:datastoreItem>
</file>

<file path=customXml/itemProps3.xml><?xml version="1.0" encoding="utf-8"?>
<ds:datastoreItem xmlns:ds="http://schemas.openxmlformats.org/officeDocument/2006/customXml" ds:itemID="{EC4232DE-519A-4EC1-80C6-DE7C48EA7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4ca08e-fcaf-4840-8a2e-68b885ccb454"/>
    <ds:schemaRef ds:uri="97549b9f-6148-4fef-ad9a-ff8447137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15</Pages>
  <Words>8622</Words>
  <Characters>49147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Jacqui Muller</dc:creator>
  <cp:keywords/>
  <dc:description/>
  <cp:lastModifiedBy>Jacqui Muller</cp:lastModifiedBy>
  <cp:revision>147</cp:revision>
  <dcterms:created xsi:type="dcterms:W3CDTF">2025-03-05T19:30:00Z</dcterms:created>
  <dcterms:modified xsi:type="dcterms:W3CDTF">2025-05-30T17:13:00Z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637e5cc-ed1f-4ad6-a881-35c0f1c6f3d8_Enabled">
    <vt:lpwstr>true</vt:lpwstr>
  </property>
  <property fmtid="{D5CDD505-2E9C-101B-9397-08002B2CF9AE}" pid="3" name="MSIP_Label_4637e5cc-ed1f-4ad6-a881-35c0f1c6f3d8_SetDate">
    <vt:lpwstr>2023-02-19T18:23:28Z</vt:lpwstr>
  </property>
  <property fmtid="{D5CDD505-2E9C-101B-9397-08002B2CF9AE}" pid="4" name="MSIP_Label_4637e5cc-ed1f-4ad6-a881-35c0f1c6f3d8_Method">
    <vt:lpwstr>Standard</vt:lpwstr>
  </property>
  <property fmtid="{D5CDD505-2E9C-101B-9397-08002B2CF9AE}" pid="5" name="MSIP_Label_4637e5cc-ed1f-4ad6-a881-35c0f1c6f3d8_Name">
    <vt:lpwstr>General</vt:lpwstr>
  </property>
  <property fmtid="{D5CDD505-2E9C-101B-9397-08002B2CF9AE}" pid="6" name="MSIP_Label_4637e5cc-ed1f-4ad6-a881-35c0f1c6f3d8_SiteId">
    <vt:lpwstr>e3cf3c98-a978-465f-8254-9d541eeea73c</vt:lpwstr>
  </property>
  <property fmtid="{D5CDD505-2E9C-101B-9397-08002B2CF9AE}" pid="7" name="MSIP_Label_4637e5cc-ed1f-4ad6-a881-35c0f1c6f3d8_ActionId">
    <vt:lpwstr>4345405d-67b6-45a5-bcf9-7ef8c109405c</vt:lpwstr>
  </property>
  <property fmtid="{D5CDD505-2E9C-101B-9397-08002B2CF9AE}" pid="8" name="MSIP_Label_4637e5cc-ed1f-4ad6-a881-35c0f1c6f3d8_ContentBits">
    <vt:lpwstr>0</vt:lpwstr>
  </property>
  <property fmtid="{D5CDD505-2E9C-101B-9397-08002B2CF9AE}" pid="9" name="ContentTypeId">
    <vt:lpwstr>0x01010015BB26A751B2B84BABDB584BBAB22F06</vt:lpwstr>
  </property>
  <property fmtid="{D5CDD505-2E9C-101B-9397-08002B2CF9AE}" pid="10" name="MediaServiceImageTags">
    <vt:lpwstr/>
  </property>
</Properties>
</file>